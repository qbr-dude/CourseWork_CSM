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4DF73" w14:textId="06B4BAF5" w:rsidR="00F53226" w:rsidRPr="00C532BC" w:rsidRDefault="00F532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322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21BD2533" w14:textId="6A340D45" w:rsidR="003378D2" w:rsidRDefault="003378D2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 КП</w:t>
      </w:r>
    </w:p>
    <w:p w14:paraId="3B99F8C9" w14:textId="7D6B8AE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</w:p>
    <w:p w14:paraId="1CEA0B77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</w:p>
    <w:p w14:paraId="59C6A2E7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 Характеристики ИС</w:t>
      </w:r>
    </w:p>
    <w:p w14:paraId="34646D7B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 Анализ существующих решений для предметной области</w:t>
      </w:r>
    </w:p>
    <w:p w14:paraId="0BC8E14D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 Разработка общей структуры ИС</w:t>
      </w:r>
    </w:p>
    <w:p w14:paraId="347803BE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 Разработка серверной части информационной системы</w:t>
      </w:r>
    </w:p>
    <w:p w14:paraId="7B344F69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5.1 Инфологическое проектирование БД</w:t>
      </w:r>
    </w:p>
    <w:p w14:paraId="20D7629C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5.2 Даталогическое проектирование БД</w:t>
      </w:r>
    </w:p>
    <w:p w14:paraId="01EED111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5.3 Программирование объектов БД</w:t>
      </w:r>
    </w:p>
    <w:p w14:paraId="41D73D36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 Разработка клиентского приложения</w:t>
      </w:r>
    </w:p>
    <w:p w14:paraId="795417C2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6.1 Выбор программных компонентов клиентской части</w:t>
      </w:r>
    </w:p>
    <w:p w14:paraId="7BA4BCE3" w14:textId="1BF0777B" w:rsidR="00C532BC" w:rsidRDefault="00C532BC" w:rsidP="006B7AD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6.2 Разработка интерфейса пользователя</w:t>
      </w:r>
    </w:p>
    <w:p w14:paraId="79EF4A12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Разработка программной документации</w:t>
      </w:r>
    </w:p>
    <w:p w14:paraId="6BF98D3F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 Тестирование ИС</w:t>
      </w:r>
    </w:p>
    <w:p w14:paraId="5FAC9BB4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</w:p>
    <w:p w14:paraId="7BDE1EEE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</w:p>
    <w:p w14:paraId="135588CD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А: сценарий создания объектов БД.</w:t>
      </w:r>
    </w:p>
    <w:p w14:paraId="536DC928" w14:textId="77777777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Б: сценарий заполнения таблиц БД.</w:t>
      </w:r>
    </w:p>
    <w:p w14:paraId="463BCD69" w14:textId="363C886B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В: исходный текст клиентской программы.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F846D1" w14:textId="1DC17E3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12F578" w14:textId="295FC40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EF11CF" w14:textId="438B1BEC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BB11E3" w14:textId="05AA138D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CE04F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1D2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1D2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1D2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1D2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6C832FC" w14:textId="4958962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685679A" w14:textId="26E46E71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6DA351" w14:textId="1D1F321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0D18A20" w14:textId="11ACCB70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443B3AC" w14:textId="37B2D4CD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29A9E07" w14:textId="77777777" w:rsidR="00C43BFC" w:rsidRDefault="00C43BFC" w:rsidP="001D2AE2">
      <w:pPr>
        <w:rPr>
          <w:rFonts w:ascii="Times New Roman" w:hAnsi="Times New Roman" w:cs="Times New Roman"/>
          <w:sz w:val="28"/>
          <w:szCs w:val="28"/>
        </w:rPr>
      </w:pPr>
    </w:p>
    <w:p w14:paraId="53A719BD" w14:textId="782A0A6F" w:rsidR="00BA5C78" w:rsidRPr="00DF44ED" w:rsidRDefault="00C532BC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Характеристики ИС</w:t>
      </w:r>
    </w:p>
    <w:p w14:paraId="7BAEBE1A" w14:textId="3F8AC344" w:rsidR="00CE04F3" w:rsidRPr="00953EE4" w:rsidRDefault="00CE04F3" w:rsidP="00CE04F3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Хранимые данные в базе:</w:t>
      </w:r>
    </w:p>
    <w:p w14:paraId="26D622C2" w14:textId="00DBC717" w:rsidR="00CE04F3" w:rsidRDefault="00CE04F3" w:rsidP="00CE04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кинозалах:</w:t>
      </w:r>
    </w:p>
    <w:p w14:paraId="48A2FDD6" w14:textId="0E75B103" w:rsidR="00CE04F3" w:rsidRPr="00CE04F3" w:rsidRDefault="00B77C69" w:rsidP="00CE04F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омер зала,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аличие </w:t>
      </w:r>
      <w:r w:rsidR="00CE04F3" w:rsidRPr="00CE04F3">
        <w:rPr>
          <w:rFonts w:ascii="Times New Roman" w:hAnsi="Times New Roman" w:cs="Times New Roman"/>
          <w:sz w:val="28"/>
          <w:szCs w:val="28"/>
        </w:rPr>
        <w:t>3</w:t>
      </w:r>
      <w:r w:rsidR="00CE04F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E04F3" w:rsidRPr="00CE04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CE04F3">
        <w:rPr>
          <w:rFonts w:ascii="Times New Roman" w:hAnsi="Times New Roman" w:cs="Times New Roman"/>
          <w:sz w:val="28"/>
          <w:szCs w:val="28"/>
        </w:rPr>
        <w:t>оличество рядов и мест</w:t>
      </w:r>
      <w:r w:rsidR="00CE04F3" w:rsidRPr="00CE04F3">
        <w:rPr>
          <w:rFonts w:ascii="Times New Roman" w:hAnsi="Times New Roman" w:cs="Times New Roman"/>
          <w:sz w:val="28"/>
          <w:szCs w:val="28"/>
        </w:rPr>
        <w:t>;</w:t>
      </w:r>
    </w:p>
    <w:p w14:paraId="7574229A" w14:textId="77777777" w:rsidR="00CE04F3" w:rsidRDefault="00CE04F3" w:rsidP="00CE04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прокатываемым фильмам:</w:t>
      </w:r>
    </w:p>
    <w:p w14:paraId="4D40557B" w14:textId="68E1DDEE" w:rsidR="00CE04F3" w:rsidRDefault="00B77C69" w:rsidP="00CE04F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азвание фильма,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CE04F3">
        <w:rPr>
          <w:rFonts w:ascii="Times New Roman" w:hAnsi="Times New Roman" w:cs="Times New Roman"/>
          <w:sz w:val="28"/>
          <w:szCs w:val="28"/>
        </w:rPr>
        <w:t xml:space="preserve">од выхода,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 xml:space="preserve">ежиссер, </w:t>
      </w:r>
      <w:r>
        <w:rPr>
          <w:rFonts w:ascii="Times New Roman" w:hAnsi="Times New Roman" w:cs="Times New Roman"/>
          <w:sz w:val="28"/>
          <w:szCs w:val="28"/>
        </w:rPr>
        <w:t>дл</w:t>
      </w:r>
      <w:r w:rsidR="00CE04F3">
        <w:rPr>
          <w:rFonts w:ascii="Times New Roman" w:hAnsi="Times New Roman" w:cs="Times New Roman"/>
          <w:sz w:val="28"/>
          <w:szCs w:val="28"/>
        </w:rPr>
        <w:t xml:space="preserve">ительность, </w:t>
      </w:r>
      <w:r>
        <w:rPr>
          <w:rFonts w:ascii="Times New Roman" w:hAnsi="Times New Roman" w:cs="Times New Roman"/>
          <w:sz w:val="28"/>
          <w:szCs w:val="28"/>
        </w:rPr>
        <w:t>ж</w:t>
      </w:r>
      <w:r w:rsidR="00CE04F3">
        <w:rPr>
          <w:rFonts w:ascii="Times New Roman" w:hAnsi="Times New Roman" w:cs="Times New Roman"/>
          <w:sz w:val="28"/>
          <w:szCs w:val="28"/>
        </w:rPr>
        <w:t xml:space="preserve">анр,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>ейтинг;</w:t>
      </w:r>
    </w:p>
    <w:p w14:paraId="78315A9A" w14:textId="77777777" w:rsidR="00CE04F3" w:rsidRDefault="00CE04F3" w:rsidP="00CE04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сотрудниках:</w:t>
      </w:r>
    </w:p>
    <w:p w14:paraId="701D6BC4" w14:textId="17569866" w:rsidR="00B77C69" w:rsidRDefault="00B77C69" w:rsidP="00CE04F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должность, паспорт, опыт</w:t>
      </w:r>
      <w:r w:rsidR="006E2E3D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3AC107" w14:textId="22F1395F" w:rsidR="00953EE4" w:rsidRDefault="00953EE4" w:rsidP="00953E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должностях:</w:t>
      </w:r>
    </w:p>
    <w:p w14:paraId="1B32B613" w14:textId="17F57E22" w:rsidR="00953EE4" w:rsidRDefault="00953EE4" w:rsidP="00953EE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позиции, описание, ранг, зарплата;</w:t>
      </w:r>
    </w:p>
    <w:p w14:paraId="769B0594" w14:textId="79423EEE" w:rsidR="00CE04F3" w:rsidRDefault="00B77C69" w:rsidP="00B77C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сеансах:</w:t>
      </w:r>
    </w:p>
    <w:p w14:paraId="377354A5" w14:textId="01E20043" w:rsidR="00B77C69" w:rsidRDefault="00B77C69" w:rsidP="00B77C6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фильма, номер зала, время показа, возрастной рейтинг, тип сеанса, стоимость билета;</w:t>
      </w:r>
    </w:p>
    <w:p w14:paraId="5630BD4A" w14:textId="6579ACD8" w:rsidR="006E2E3D" w:rsidRDefault="006E2E3D" w:rsidP="006E2E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рекламодателях:</w:t>
      </w:r>
    </w:p>
    <w:p w14:paraId="07E8BA4E" w14:textId="0AF9C1EB" w:rsidR="006E2E3D" w:rsidRDefault="006E2E3D" w:rsidP="006E2E3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название компании, номер телефона;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27A7F12" w14:textId="33B07ED8" w:rsidR="00B77C69" w:rsidRDefault="00B77C69" w:rsidP="00B77C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прокатываемой рекламе:</w:t>
      </w:r>
    </w:p>
    <w:p w14:paraId="14FEFCF6" w14:textId="6850D5E1" w:rsidR="00B77C69" w:rsidRDefault="00953EE4" w:rsidP="00B77C6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ответственный сотрудник, рекламодатель, название рекламы, длительность, стоимость;</w:t>
      </w:r>
    </w:p>
    <w:p w14:paraId="238B8634" w14:textId="77777777" w:rsidR="00953EE4" w:rsidRDefault="00953EE4" w:rsidP="00953E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кассах</w:t>
      </w:r>
    </w:p>
    <w:p w14:paraId="002A0397" w14:textId="33BBA0EC" w:rsidR="00953EE4" w:rsidRDefault="00953EE4" w:rsidP="00953EE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кассы, сотрудник, время смены, время работы;</w:t>
      </w:r>
    </w:p>
    <w:p w14:paraId="25250C64" w14:textId="77777777" w:rsidR="00953EE4" w:rsidRDefault="00953EE4" w:rsidP="00953E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билетах</w:t>
      </w:r>
    </w:p>
    <w:p w14:paraId="73D851F2" w14:textId="72CFEA78" w:rsidR="00953EE4" w:rsidRDefault="00953EE4" w:rsidP="00953EE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номер кассы, тип билета, номер ряда и места;</w:t>
      </w:r>
    </w:p>
    <w:p w14:paraId="45318096" w14:textId="77777777" w:rsidR="00953EE4" w:rsidRDefault="00953EE4" w:rsidP="00953E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типах сеансов, билетов</w:t>
      </w:r>
    </w:p>
    <w:p w14:paraId="0FAE7C6F" w14:textId="70214E27" w:rsidR="00953EE4" w:rsidRDefault="00953EE4" w:rsidP="00953EE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типа, описание, скидка (для билетов);</w:t>
      </w:r>
    </w:p>
    <w:p w14:paraId="48C02AD9" w14:textId="2D4CC6C4" w:rsidR="006E2E3D" w:rsidRDefault="006E2E3D" w:rsidP="006E2E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информация о том, к чему прикреплены сотрудники (кинозалы, кассы):</w:t>
      </w:r>
    </w:p>
    <w:p w14:paraId="3205A656" w14:textId="73DE2C0C" w:rsidR="006E2E3D" w:rsidRPr="006E2E3D" w:rsidRDefault="006E2E3D" w:rsidP="006E2E3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 сотрудника, номер объекта;</w:t>
      </w:r>
    </w:p>
    <w:p w14:paraId="07F44390" w14:textId="10E84771" w:rsidR="00953EE4" w:rsidRDefault="00953EE4" w:rsidP="00953E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1457C14" w14:textId="7E5BB08E" w:rsidR="00953EE4" w:rsidRDefault="00953EE4" w:rsidP="00953EE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Бизнес-правила, накладываемые на базу:</w:t>
      </w:r>
    </w:p>
    <w:p w14:paraId="1E912C67" w14:textId="77777777" w:rsidR="00953EE4" w:rsidRDefault="00953EE4" w:rsidP="00953EE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</w:p>
    <w:p w14:paraId="4B54692B" w14:textId="56624943" w:rsidR="00953EE4" w:rsidRDefault="00953EE4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 сеансе может прокатываться только один кинофильм;</w:t>
      </w:r>
    </w:p>
    <w:p w14:paraId="1FD94DC3" w14:textId="0E08CD6E" w:rsidR="00953EE4" w:rsidRDefault="002A26B1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на сеанс не стандартного типа может быть куплен только в кинотеатре;</w:t>
      </w:r>
    </w:p>
    <w:p w14:paraId="02BDA3A5" w14:textId="06990A9D" w:rsidR="002A26B1" w:rsidRDefault="002A26B1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 и тоже время в одном зале не могут идти разные сеансы;</w:t>
      </w:r>
    </w:p>
    <w:p w14:paraId="3838E01C" w14:textId="76DF685B" w:rsidR="002A26B1" w:rsidRDefault="00D73F83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сеансы могут выставляться только на будущие даты;</w:t>
      </w:r>
    </w:p>
    <w:p w14:paraId="73B3668A" w14:textId="292B329B" w:rsidR="00D73F83" w:rsidRDefault="00EE6487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рекламный ролик должен стоить не меньше 5 тыс. рублей;</w:t>
      </w:r>
    </w:p>
    <w:p w14:paraId="7B792F42" w14:textId="57676A6E" w:rsidR="00EE6487" w:rsidRDefault="00EE6487" w:rsidP="00EE648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рекламный ролик должен длиться не более </w:t>
      </w:r>
      <w:r w:rsidRPr="00EE6487">
        <w:rPr>
          <w:rFonts w:ascii="Times New Roman" w:hAnsi="Times New Roman" w:cs="Times New Roman"/>
          <w:sz w:val="28"/>
          <w:szCs w:val="28"/>
        </w:rPr>
        <w:t xml:space="preserve">180 </w:t>
      </w:r>
      <w:r>
        <w:rPr>
          <w:rFonts w:ascii="Times New Roman" w:hAnsi="Times New Roman" w:cs="Times New Roman"/>
          <w:sz w:val="28"/>
          <w:szCs w:val="28"/>
        </w:rPr>
        <w:t>секунд;</w:t>
      </w:r>
    </w:p>
    <w:p w14:paraId="356AE13E" w14:textId="7FBBF459" w:rsidR="00EE6487" w:rsidRDefault="00EE6487" w:rsidP="00EE648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может занимать только одну должность;</w:t>
      </w:r>
    </w:p>
    <w:p w14:paraId="4047A005" w14:textId="1400621F" w:rsidR="00776131" w:rsidRDefault="00EE6487" w:rsidP="00EE648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 мо</w:t>
      </w:r>
      <w:r w:rsidR="00776131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быть куплен </w:t>
      </w:r>
      <w:r w:rsidR="00776131">
        <w:rPr>
          <w:rFonts w:ascii="Times New Roman" w:hAnsi="Times New Roman" w:cs="Times New Roman"/>
          <w:sz w:val="28"/>
          <w:szCs w:val="28"/>
        </w:rPr>
        <w:t>только на один сеанс, но сеанс может иметь множество билетов;</w:t>
      </w:r>
    </w:p>
    <w:p w14:paraId="6899FBCE" w14:textId="3A4F872E" w:rsidR="00EE6487" w:rsidRDefault="00776131" w:rsidP="00EE648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работник-кассир может обслуживать множество кинозалов, но кинозал может иметь множество работников;</w:t>
      </w:r>
    </w:p>
    <w:p w14:paraId="6E3F780F" w14:textId="50D4A5EC" w:rsidR="00953EE4" w:rsidRDefault="00776131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может проигрываться на множестве сеансов, но сеанс может иметь множество рекламных роликов;</w:t>
      </w:r>
    </w:p>
    <w:p w14:paraId="08EE3CF5" w14:textId="0E4169A1" w:rsidR="00776131" w:rsidRDefault="00C46BDA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принимать рекламу и назначать ее на сеансы могут только сотрудники, чей ранг равен трем;</w:t>
      </w:r>
    </w:p>
    <w:p w14:paraId="7E7E0626" w14:textId="461DC4C9" w:rsidR="00830897" w:rsidRDefault="00830897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работать на кассах могут только работники с рангом равным </w:t>
      </w:r>
      <w:r w:rsidR="00BA5C78">
        <w:rPr>
          <w:rFonts w:ascii="Times New Roman" w:hAnsi="Times New Roman" w:cs="Times New Roman"/>
          <w:sz w:val="28"/>
          <w:szCs w:val="28"/>
        </w:rPr>
        <w:t>двум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06D798" w14:textId="617DC2EE" w:rsidR="00830897" w:rsidRDefault="001D2AE2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билеты, купленные через интернет-сайт, </w:t>
      </w:r>
      <w:r w:rsidR="00BA5C78">
        <w:rPr>
          <w:rFonts w:ascii="Times New Roman" w:hAnsi="Times New Roman" w:cs="Times New Roman"/>
          <w:sz w:val="28"/>
          <w:szCs w:val="28"/>
        </w:rPr>
        <w:t>могут быть только стандартного типа;</w:t>
      </w:r>
    </w:p>
    <w:p w14:paraId="30AC1455" w14:textId="7F55B1A2" w:rsidR="00BA5C78" w:rsidRDefault="006E2E3D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паспорт</w:t>
      </w:r>
      <w:r w:rsidR="00021899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 xml:space="preserve"> для сотрудников должны быть уникальными;</w:t>
      </w:r>
    </w:p>
    <w:p w14:paraId="732A71A9" w14:textId="622D6714" w:rsidR="006E2E3D" w:rsidRDefault="006E2E3D" w:rsidP="00953E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021899">
        <w:rPr>
          <w:rFonts w:ascii="Times New Roman" w:hAnsi="Times New Roman" w:cs="Times New Roman"/>
          <w:sz w:val="28"/>
          <w:szCs w:val="28"/>
        </w:rPr>
        <w:t xml:space="preserve"> и номер телефона рекламодателя должны быть уникальными;</w:t>
      </w:r>
    </w:p>
    <w:p w14:paraId="3E402A04" w14:textId="7906CDE1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5153271" w14:textId="693CDCB5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5EEC0CC7" w14:textId="4374980D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3CF5E0A" w14:textId="1557519E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51E2E5C7" w14:textId="0895D2CC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76C484DE" w14:textId="6C2A31A8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29BFE15C" w14:textId="41354C7B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34C3DE28" w14:textId="592E6558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63F2BF60" w14:textId="37E1FB0E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73691017" w14:textId="209B318D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7CC8B6FA" w14:textId="3B207CF9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68672283" w14:textId="57A3F56C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480B1769" w14:textId="6C8DF58D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1D121D55" w14:textId="5AFC0A23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121DCCC4" w14:textId="1C452BD6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4AF5FCD" w14:textId="76FAF1A5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14152D4C" w14:textId="0B7774E2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32BF0EF2" w14:textId="66AD3B3E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«КиноПоиск».</w:t>
      </w:r>
    </w:p>
    <w:p w14:paraId="7688DC61" w14:textId="77777777" w:rsidR="0031176B" w:rsidRDefault="00754DD9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2A0F2AB6" w:rsidR="0031176B" w:rsidRPr="0031176B" w:rsidRDefault="0031176B" w:rsidP="0031176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7F1F58" w14:textId="0FE2215A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63DE1" w14:textId="6320C5D1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51BE1C" w14:textId="09F73A8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8DE8CB" w14:textId="1B28AF1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D16B82" w14:textId="37161A84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BDB56" w14:textId="3FAA7059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4D4C9" w14:textId="4A4832A9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общей структуры ИС</w:t>
      </w:r>
    </w:p>
    <w:p w14:paraId="172A264A" w14:textId="4D06507A" w:rsidR="002B3EF3" w:rsidRDefault="002B3EF3" w:rsidP="002B3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построения информационной системы была взята «Клиент-Серверная» архитектура. Система на этой архитектуре делится на две подсистемы: клиентскую и серверную.</w:t>
      </w:r>
    </w:p>
    <w:p w14:paraId="064A3310" w14:textId="2AD7F494" w:rsidR="002B3EF3" w:rsidRDefault="002B3EF3" w:rsidP="002B3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 представляет собой компьютер, на котором находится приложение (программа, сайт и т</w:t>
      </w:r>
      <w:r w:rsidR="00EB2D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п.), с помощью которого пользователь получает и запрашивает необходимую информацию</w:t>
      </w:r>
      <w:r w:rsidR="00EB2DE1">
        <w:rPr>
          <w:rFonts w:ascii="Times New Roman" w:hAnsi="Times New Roman" w:cs="Times New Roman"/>
          <w:sz w:val="28"/>
          <w:szCs w:val="28"/>
        </w:rPr>
        <w:t>, которая «обрисовывается» в приложении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5C0807" w14:textId="6D6A2354" w:rsidR="002B3EF3" w:rsidRDefault="002B3EF3" w:rsidP="002B3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серверной части расположены обработчик, СУБД и база данных. Они принимают запрос с клиентской части, обрабатывают его и возвращают результат.</w:t>
      </w:r>
      <w:r w:rsidR="00EB2DE1">
        <w:rPr>
          <w:rFonts w:ascii="Times New Roman" w:hAnsi="Times New Roman" w:cs="Times New Roman"/>
          <w:sz w:val="28"/>
          <w:szCs w:val="28"/>
        </w:rPr>
        <w:t xml:space="preserve"> Сервер – это так же компьютер, который мощнее и производительнее. На нем располагается основная логика. </w:t>
      </w:r>
    </w:p>
    <w:p w14:paraId="79B6ACF5" w14:textId="70162352" w:rsidR="00EB2DE1" w:rsidRDefault="00EB2DE1" w:rsidP="00EB2D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Подобное разделение позволяет снизить требования к клиентским компьютерам, облегчить управление и наладку сервера, обезопасить хранимую информацию баз данных, снизить нагрузку на сеть.</w:t>
      </w:r>
    </w:p>
    <w:p w14:paraId="1BDA4EEB" w14:textId="3660548B" w:rsidR="00EB2DE1" w:rsidRDefault="00E04FAC" w:rsidP="00EB2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81929" wp14:editId="537E34CC">
            <wp:extent cx="5940425" cy="3252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19D" w14:textId="6FB9DD17" w:rsidR="00EB2DE1" w:rsidRPr="00EB2DE1" w:rsidRDefault="00EB2DE1" w:rsidP="00EB2D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3BFC">
        <w:rPr>
          <w:rFonts w:ascii="Times New Roman" w:hAnsi="Times New Roman" w:cs="Times New Roman"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– Клиент-Серверная архитектура</w:t>
      </w:r>
    </w:p>
    <w:p w14:paraId="44993C96" w14:textId="77777777" w:rsidR="002B3EF3" w:rsidRPr="002B3EF3" w:rsidRDefault="002B3EF3" w:rsidP="002B3EF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EC6B7DB" w14:textId="3CE2391D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4DB5F443" w14:textId="5868894D" w:rsidR="003678D8" w:rsidRDefault="003678D8" w:rsidP="00C46BDA">
      <w:pPr>
        <w:rPr>
          <w:rFonts w:ascii="Times New Roman" w:hAnsi="Times New Roman" w:cs="Times New Roman"/>
          <w:sz w:val="28"/>
          <w:szCs w:val="28"/>
        </w:rPr>
      </w:pPr>
    </w:p>
    <w:p w14:paraId="3D683C72" w14:textId="62E3A359" w:rsidR="003678D8" w:rsidRDefault="003678D8" w:rsidP="00C46BDA">
      <w:pPr>
        <w:rPr>
          <w:rFonts w:ascii="Times New Roman" w:hAnsi="Times New Roman" w:cs="Times New Roman"/>
          <w:sz w:val="28"/>
          <w:szCs w:val="28"/>
        </w:rPr>
      </w:pPr>
    </w:p>
    <w:p w14:paraId="7565BB2F" w14:textId="5ACAF70E" w:rsidR="003678D8" w:rsidRDefault="003678D8" w:rsidP="00C46BDA">
      <w:pPr>
        <w:rPr>
          <w:rFonts w:ascii="Times New Roman" w:hAnsi="Times New Roman" w:cs="Times New Roman"/>
          <w:sz w:val="28"/>
          <w:szCs w:val="28"/>
        </w:rPr>
      </w:pPr>
    </w:p>
    <w:p w14:paraId="3774AD07" w14:textId="6225A3CF" w:rsidR="003678D8" w:rsidRPr="00DF44ED" w:rsidRDefault="003678D8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серверной части ИС</w:t>
      </w:r>
    </w:p>
    <w:p w14:paraId="361775BD" w14:textId="357FFC99" w:rsidR="003678D8" w:rsidRPr="00DF44ED" w:rsidRDefault="00DF44ED" w:rsidP="00DF44ED">
      <w:pPr>
        <w:pStyle w:val="a3"/>
        <w:numPr>
          <w:ilvl w:val="1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78D8" w:rsidRPr="00DF44ED">
        <w:rPr>
          <w:rFonts w:ascii="Times New Roman" w:hAnsi="Times New Roman" w:cs="Times New Roman"/>
          <w:b/>
          <w:bCs/>
          <w:sz w:val="28"/>
          <w:szCs w:val="28"/>
        </w:rPr>
        <w:t>Инфологическое проектирование БД</w:t>
      </w:r>
    </w:p>
    <w:p w14:paraId="595927D7" w14:textId="3F8E916A" w:rsidR="00EB4E0A" w:rsidRDefault="00EB4E0A" w:rsidP="003678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Инфологическое проектирование – это процесс создания инфологической модели данных о предметной области, не зависящее от любых физических аспектов ее представления.</w:t>
      </w:r>
    </w:p>
    <w:p w14:paraId="5B6D53B1" w14:textId="50BAEC5B" w:rsidR="00EB4E0A" w:rsidRDefault="00EB4E0A" w:rsidP="003678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Подобная модель данных не подчиняется условностям какой-либо СУБД, вычислительной среды или языков программирования. Модель представляет собой структуру знаний об области: выделяются и классифицируются компоненты, связи между ними.</w:t>
      </w:r>
    </w:p>
    <w:p w14:paraId="5BF9BF0D" w14:textId="1806A6EC" w:rsidR="00D678E8" w:rsidRDefault="00EB4E0A" w:rsidP="00D678E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концептуального проектирования выбра</w:t>
      </w:r>
      <w:r w:rsidR="00D678E8">
        <w:rPr>
          <w:rFonts w:ascii="Times New Roman" w:hAnsi="Times New Roman" w:cs="Times New Roman"/>
          <w:sz w:val="28"/>
          <w:szCs w:val="28"/>
        </w:rPr>
        <w:t xml:space="preserve">на модель «Сущность-Связь» </w:t>
      </w:r>
      <w:r w:rsidR="00D678E8">
        <w:rPr>
          <w:rFonts w:ascii="Times New Roman" w:hAnsi="Times New Roman" w:cs="Times New Roman"/>
          <w:sz w:val="28"/>
          <w:szCs w:val="28"/>
        </w:rPr>
        <w:sym w:font="Symbol" w:char="F02D"/>
      </w:r>
      <w:r w:rsidR="00D678E8">
        <w:rPr>
          <w:rFonts w:ascii="Times New Roman" w:hAnsi="Times New Roman" w:cs="Times New Roman"/>
          <w:sz w:val="28"/>
          <w:szCs w:val="28"/>
        </w:rPr>
        <w:t xml:space="preserve"> </w:t>
      </w:r>
      <w:r w:rsidR="00D678E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678E8" w:rsidRPr="00D678E8">
        <w:rPr>
          <w:rFonts w:ascii="Times New Roman" w:hAnsi="Times New Roman" w:cs="Times New Roman"/>
          <w:sz w:val="28"/>
          <w:szCs w:val="28"/>
        </w:rPr>
        <w:t>-</w:t>
      </w:r>
      <w:r w:rsidR="00D678E8">
        <w:rPr>
          <w:rFonts w:ascii="Times New Roman" w:hAnsi="Times New Roman" w:cs="Times New Roman"/>
          <w:sz w:val="28"/>
          <w:szCs w:val="28"/>
        </w:rPr>
        <w:t>модель, позволяющая выделять ключевые сущности и связи между ними.</w:t>
      </w:r>
      <w:r w:rsidR="0084388E" w:rsidRPr="0084388E">
        <w:rPr>
          <w:rFonts w:ascii="Times New Roman" w:hAnsi="Times New Roman" w:cs="Times New Roman"/>
          <w:sz w:val="28"/>
          <w:szCs w:val="28"/>
        </w:rPr>
        <w:t xml:space="preserve"> </w:t>
      </w:r>
      <w:r w:rsidR="0084388E">
        <w:rPr>
          <w:rFonts w:ascii="Times New Roman" w:hAnsi="Times New Roman" w:cs="Times New Roman"/>
          <w:sz w:val="28"/>
          <w:szCs w:val="28"/>
        </w:rPr>
        <w:t>Нотация П. Чена.</w:t>
      </w:r>
    </w:p>
    <w:p w14:paraId="0C814962" w14:textId="4B535168" w:rsidR="0084388E" w:rsidRPr="0084388E" w:rsidRDefault="0084388E" w:rsidP="00D678E8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4388E">
        <w:rPr>
          <w:rFonts w:ascii="Times New Roman" w:hAnsi="Times New Roman" w:cs="Times New Roman"/>
          <w:b/>
          <w:bCs/>
          <w:sz w:val="28"/>
          <w:szCs w:val="28"/>
        </w:rPr>
        <w:t>Выявление сущностей и связей</w:t>
      </w:r>
    </w:p>
    <w:p w14:paraId="1ADCCC41" w14:textId="6471C7FA" w:rsidR="00D678E8" w:rsidRDefault="0084388E" w:rsidP="003678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выбранной предметной области можно выявить следующие сущности:</w:t>
      </w:r>
    </w:p>
    <w:p w14:paraId="7C11AF96" w14:textId="40F7B59A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Кинолента;</w:t>
      </w:r>
    </w:p>
    <w:p w14:paraId="79FEA21E" w14:textId="40670147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Сотрудник;</w:t>
      </w:r>
    </w:p>
    <w:p w14:paraId="4AA8E8DE" w14:textId="5589791B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Рекламодатель;</w:t>
      </w:r>
    </w:p>
    <w:p w14:paraId="15F7D5DB" w14:textId="07E50B1E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Кинозал;</w:t>
      </w:r>
    </w:p>
    <w:p w14:paraId="78E82ADA" w14:textId="4C388073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Сеанс;</w:t>
      </w:r>
    </w:p>
    <w:p w14:paraId="2EA493D2" w14:textId="11C4D696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Билет;</w:t>
      </w:r>
    </w:p>
    <w:p w14:paraId="4768E48D" w14:textId="0529A3CA" w:rsidR="0084388E" w:rsidRDefault="0084388E" w:rsidP="008438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Касса;</w:t>
      </w:r>
    </w:p>
    <w:p w14:paraId="15D898C2" w14:textId="1D1726AD" w:rsidR="0084388E" w:rsidRDefault="0084388E" w:rsidP="00DF44E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Реклама;</w:t>
      </w:r>
    </w:p>
    <w:p w14:paraId="1C337452" w14:textId="20D7D14C" w:rsidR="00DF44ED" w:rsidRPr="00DF44ED" w:rsidRDefault="00DF44ED" w:rsidP="00DF44E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Должность.</w:t>
      </w:r>
    </w:p>
    <w:p w14:paraId="3397CEFB" w14:textId="0933C44F" w:rsidR="0084388E" w:rsidRDefault="0084388E" w:rsidP="00843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Между сущностями можно выделить следующие</w:t>
      </w:r>
      <w:r w:rsidR="00292481">
        <w:rPr>
          <w:rFonts w:ascii="Times New Roman" w:hAnsi="Times New Roman" w:cs="Times New Roman"/>
          <w:sz w:val="28"/>
          <w:szCs w:val="28"/>
        </w:rPr>
        <w:t xml:space="preserve"> связи:</w:t>
      </w:r>
    </w:p>
    <w:p w14:paraId="21FEB350" w14:textId="44A95375" w:rsidR="00292481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кинофильм;</w:t>
      </w:r>
    </w:p>
    <w:p w14:paraId="2EF37F01" w14:textId="4C823300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кинозале;</w:t>
      </w:r>
    </w:p>
    <w:p w14:paraId="39EB52AE" w14:textId="027DC3A6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рекламу;</w:t>
      </w:r>
    </w:p>
    <w:p w14:paraId="2DC7750C" w14:textId="53395E23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сеанс;</w:t>
      </w:r>
    </w:p>
    <w:p w14:paraId="5ADD593A" w14:textId="7827DA36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кассе;</w:t>
      </w:r>
    </w:p>
    <w:p w14:paraId="2BEB49BF" w14:textId="680AB680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рекламу;</w:t>
      </w:r>
    </w:p>
    <w:p w14:paraId="7E084595" w14:textId="43F5282B" w:rsidR="002A606D" w:rsidRDefault="002A606D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</w:t>
      </w:r>
      <w:r w:rsidR="00DE192A">
        <w:rPr>
          <w:rFonts w:ascii="Times New Roman" w:hAnsi="Times New Roman" w:cs="Times New Roman"/>
          <w:sz w:val="28"/>
          <w:szCs w:val="28"/>
        </w:rPr>
        <w:t>удник продает рекламу;</w:t>
      </w:r>
    </w:p>
    <w:p w14:paraId="2F12DB8E" w14:textId="3DF397A0" w:rsidR="00DE192A" w:rsidRDefault="00DE192A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должностью;</w:t>
      </w:r>
    </w:p>
    <w:p w14:paraId="450CBBB4" w14:textId="0041D643" w:rsidR="00DE192A" w:rsidRDefault="00DE192A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08960272" w14:textId="1875E9A1" w:rsidR="007C1837" w:rsidRDefault="00DE192A" w:rsidP="007C183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работает </w:t>
      </w:r>
      <w:r w:rsidR="007C1837">
        <w:rPr>
          <w:rFonts w:ascii="Times New Roman" w:hAnsi="Times New Roman" w:cs="Times New Roman"/>
          <w:sz w:val="28"/>
          <w:szCs w:val="28"/>
        </w:rPr>
        <w:t>в кинозале;</w:t>
      </w:r>
    </w:p>
    <w:p w14:paraId="7E907224" w14:textId="13C3B8B0" w:rsidR="007C1837" w:rsidRDefault="007C1837" w:rsidP="007C183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типом;</w:t>
      </w:r>
    </w:p>
    <w:p w14:paraId="015C0F1B" w14:textId="30C9D396" w:rsidR="00292481" w:rsidRPr="00DF44ED" w:rsidRDefault="007C1837" w:rsidP="0029248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</w:p>
    <w:p w14:paraId="7FAB3F8C" w14:textId="67B1E03C" w:rsidR="00102CD9" w:rsidRPr="007C1837" w:rsidRDefault="00292481" w:rsidP="00102CD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7C18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Построение </w:t>
      </w:r>
      <w:r w:rsidRPr="007C1837"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 w:rsidRPr="007C1837">
        <w:rPr>
          <w:rFonts w:ascii="Times New Roman" w:hAnsi="Times New Roman" w:cs="Times New Roman"/>
          <w:b/>
          <w:bCs/>
          <w:sz w:val="28"/>
          <w:szCs w:val="28"/>
        </w:rPr>
        <w:t>диаграмм</w:t>
      </w:r>
    </w:p>
    <w:p w14:paraId="6D3FFF61" w14:textId="7DFFDE34" w:rsidR="00BA4E3D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</w:p>
    <w:p w14:paraId="345BC96F" w14:textId="5849EA28" w:rsidR="007C1837" w:rsidRDefault="00BA4E3D" w:rsidP="00BA4E3D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4C435" wp14:editId="2FF800F8">
            <wp:extent cx="5096586" cy="81926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847" w14:textId="77777777" w:rsidR="00BA4E3D" w:rsidRDefault="00BA4E3D" w:rsidP="00BA4E3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A4E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 кинофильм</w:t>
      </w:r>
    </w:p>
    <w:p w14:paraId="388118BE" w14:textId="19ADA454" w:rsidR="00BA4E3D" w:rsidRDefault="00BA4E3D" w:rsidP="00BA4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85F6CB" w14:textId="144BA5FA" w:rsidR="00BA4E3D" w:rsidRDefault="00BA4E3D" w:rsidP="00BA4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сеанса может проигрываться только один кинофильм. Один кинофильм может проигрываться в множестве сеансов. </w:t>
      </w:r>
    </w:p>
    <w:p w14:paraId="1A4A4141" w14:textId="487C1580" w:rsidR="00BA4E3D" w:rsidRDefault="00BA4E3D" w:rsidP="00BA4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Кинофильм не обязательно содержит сеанс. Сеанс обязательно содержит кинофильм.</w:t>
      </w:r>
    </w:p>
    <w:p w14:paraId="5B519CC0" w14:textId="77777777" w:rsidR="00102CD9" w:rsidRPr="00BA4E3D" w:rsidRDefault="00102CD9" w:rsidP="00BA4E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D3C5C3" w14:textId="6475B130" w:rsidR="007C1837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</w:p>
    <w:p w14:paraId="343BD827" w14:textId="74B1A493" w:rsidR="007C1837" w:rsidRDefault="00BA4E3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noProof/>
          <w:lang w:val="en-US"/>
        </w:rPr>
        <w:drawing>
          <wp:inline distT="0" distB="0" distL="0" distR="0" wp14:anchorId="7DD4BB4B" wp14:editId="652229F9">
            <wp:extent cx="5096586" cy="79068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91DD" w14:textId="70CF52D2" w:rsidR="00102CD9" w:rsidRPr="00102CD9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t xml:space="preserve">Рисунок 5.1.2 – </w:t>
      </w:r>
      <w:r w:rsidRPr="00102CD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-диаграмма: Сеанс проигрывается в кинозале</w:t>
      </w:r>
    </w:p>
    <w:p w14:paraId="5CA9371A" w14:textId="77777777" w:rsidR="00102CD9" w:rsidRPr="00102CD9" w:rsidRDefault="00102CD9" w:rsidP="00102CD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175188D" w14:textId="65FEBA8A" w:rsidR="007C1837" w:rsidRDefault="00102CD9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может проигрываться только в одном кинозале. В кинозале может проигрываться множество сеансов.</w:t>
      </w:r>
    </w:p>
    <w:p w14:paraId="784728E1" w14:textId="2DF439BC" w:rsidR="00102CD9" w:rsidRDefault="00102CD9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содержит кинозал. Зал не обязательно содержит сеанс.</w:t>
      </w:r>
    </w:p>
    <w:p w14:paraId="0D57B645" w14:textId="372ADAD2" w:rsidR="00102CD9" w:rsidRDefault="00102CD9" w:rsidP="007C1837">
      <w:pPr>
        <w:rPr>
          <w:rFonts w:ascii="Times New Roman" w:hAnsi="Times New Roman" w:cs="Times New Roman"/>
          <w:sz w:val="28"/>
          <w:szCs w:val="28"/>
        </w:rPr>
      </w:pPr>
    </w:p>
    <w:p w14:paraId="02197C6A" w14:textId="26C6A4FC" w:rsidR="00432CEC" w:rsidRDefault="00432CEC" w:rsidP="007C1837">
      <w:pPr>
        <w:rPr>
          <w:rFonts w:ascii="Times New Roman" w:hAnsi="Times New Roman" w:cs="Times New Roman"/>
          <w:sz w:val="28"/>
          <w:szCs w:val="28"/>
        </w:rPr>
      </w:pPr>
    </w:p>
    <w:p w14:paraId="2DB40D0D" w14:textId="6F656A5C" w:rsidR="00432CEC" w:rsidRDefault="00432CEC" w:rsidP="007C1837">
      <w:pPr>
        <w:rPr>
          <w:rFonts w:ascii="Times New Roman" w:hAnsi="Times New Roman" w:cs="Times New Roman"/>
          <w:sz w:val="28"/>
          <w:szCs w:val="28"/>
        </w:rPr>
      </w:pPr>
    </w:p>
    <w:p w14:paraId="20AE45EF" w14:textId="58BD94B3" w:rsidR="00432CEC" w:rsidRDefault="00432CEC" w:rsidP="007C1837">
      <w:pPr>
        <w:rPr>
          <w:rFonts w:ascii="Times New Roman" w:hAnsi="Times New Roman" w:cs="Times New Roman"/>
          <w:sz w:val="28"/>
          <w:szCs w:val="28"/>
        </w:rPr>
      </w:pPr>
    </w:p>
    <w:p w14:paraId="7BFE7DAD" w14:textId="49C6E1DB" w:rsidR="00432CEC" w:rsidRDefault="00432CEC" w:rsidP="007C1837">
      <w:pPr>
        <w:rPr>
          <w:rFonts w:ascii="Times New Roman" w:hAnsi="Times New Roman" w:cs="Times New Roman"/>
          <w:sz w:val="28"/>
          <w:szCs w:val="28"/>
        </w:rPr>
      </w:pPr>
    </w:p>
    <w:p w14:paraId="6DD36985" w14:textId="628400C9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7D1F0764" w14:textId="77777777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3E99CC8F" w14:textId="77777777" w:rsidR="00432CEC" w:rsidRPr="007C1837" w:rsidRDefault="00432CEC" w:rsidP="007C1837">
      <w:pPr>
        <w:rPr>
          <w:rFonts w:ascii="Times New Roman" w:hAnsi="Times New Roman" w:cs="Times New Roman"/>
          <w:sz w:val="28"/>
          <w:szCs w:val="28"/>
        </w:rPr>
      </w:pPr>
    </w:p>
    <w:p w14:paraId="73EC3C5D" w14:textId="1A535D3C" w:rsidR="007C1837" w:rsidRPr="0061341D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lastRenderedPageBreak/>
        <w:t>Сеанс содержит рекламу</w:t>
      </w:r>
    </w:p>
    <w:p w14:paraId="252FF7B9" w14:textId="718CCC8A" w:rsidR="0061341D" w:rsidRDefault="0061341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FBFC5" wp14:editId="42BCC94D">
            <wp:extent cx="5020376" cy="7430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3EC" w14:textId="0095959F" w:rsidR="00102CD9" w:rsidRPr="00C9393D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5.1.3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</w:t>
      </w:r>
      <w:r w:rsidR="0061341D">
        <w:rPr>
          <w:rFonts w:ascii="Times New Roman" w:hAnsi="Times New Roman" w:cs="Times New Roman"/>
          <w:sz w:val="28"/>
          <w:szCs w:val="28"/>
        </w:rPr>
        <w:t xml:space="preserve"> рекламу</w:t>
      </w:r>
    </w:p>
    <w:p w14:paraId="059999C8" w14:textId="2886465D" w:rsidR="0061341D" w:rsidRDefault="0061341D" w:rsidP="0061341D">
      <w:pPr>
        <w:jc w:val="both"/>
        <w:rPr>
          <w:rFonts w:ascii="Times New Roman" w:hAnsi="Times New Roman" w:cs="Times New Roman"/>
          <w:sz w:val="28"/>
          <w:szCs w:val="28"/>
        </w:rPr>
      </w:pPr>
      <w:r w:rsidRPr="00C939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одном сеансе может быть много рекламы. Одна реклама может быть на множестве сеансов.</w:t>
      </w:r>
    </w:p>
    <w:p w14:paraId="424617C8" w14:textId="0B2C7D33" w:rsidR="0061341D" w:rsidRDefault="0061341D" w:rsidP="006134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Реклама и сеанс не обязательно содержат друг друга</w:t>
      </w:r>
    </w:p>
    <w:p w14:paraId="44CBBC0F" w14:textId="77777777" w:rsidR="0061341D" w:rsidRPr="0061341D" w:rsidRDefault="0061341D" w:rsidP="006134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1A9A21" w14:textId="2EABBCA4" w:rsidR="007C1837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</w:t>
      </w:r>
    </w:p>
    <w:p w14:paraId="0D709F45" w14:textId="25A209DA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AE8A6" wp14:editId="40FC2EF3">
            <wp:extent cx="5068007" cy="800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C769" w14:textId="7A6757E9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5.1.4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1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используется для прохода на сеанс</w:t>
      </w:r>
    </w:p>
    <w:p w14:paraId="69A47DDD" w14:textId="667D8563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31BB3" w14:textId="218C794A" w:rsidR="0061341D" w:rsidRDefault="0061341D" w:rsidP="006134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</w:t>
      </w:r>
      <w:r w:rsidR="00505B47">
        <w:rPr>
          <w:rFonts w:ascii="Times New Roman" w:hAnsi="Times New Roman" w:cs="Times New Roman"/>
          <w:sz w:val="28"/>
          <w:szCs w:val="28"/>
        </w:rPr>
        <w:t>содержит только один сеанс. На сеанс может быть продано множество билетов.</w:t>
      </w:r>
    </w:p>
    <w:p w14:paraId="2515D5C4" w14:textId="5C51D876" w:rsidR="00505B47" w:rsidRDefault="00505B47" w:rsidP="006134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обязательно содержит сеанс. Сеанс не обязательно содержит билеты. </w:t>
      </w:r>
    </w:p>
    <w:p w14:paraId="4AEA17A2" w14:textId="77777777" w:rsidR="00505B47" w:rsidRPr="0061341D" w:rsidRDefault="00505B47" w:rsidP="006134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FAB7D" w14:textId="40C9D95E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</w:t>
      </w:r>
    </w:p>
    <w:p w14:paraId="1AA4B5C8" w14:textId="2E00BFAC" w:rsidR="007C183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D8E87" wp14:editId="5F21C7F4">
            <wp:extent cx="5096586" cy="7906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EFC4" w14:textId="11513044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5.1.5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05B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покупается на кассе</w:t>
      </w:r>
    </w:p>
    <w:p w14:paraId="72B563FC" w14:textId="33C9BF19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B4E1FF" w14:textId="1C5046B1" w:rsidR="00505B47" w:rsidRDefault="00505B47" w:rsidP="00505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кассе можно купить множество билетов. Билет содержит только одну кассу.</w:t>
      </w:r>
    </w:p>
    <w:p w14:paraId="4EB4A45E" w14:textId="1EE16149" w:rsidR="00505B47" w:rsidRDefault="00505B47" w:rsidP="00505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Касса не обязательно содержит билет. Билет обязательно содержит кассу.</w:t>
      </w:r>
    </w:p>
    <w:p w14:paraId="475E01AA" w14:textId="77777777" w:rsidR="00432CEC" w:rsidRPr="00505B47" w:rsidRDefault="00432CEC" w:rsidP="00505B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363E4" w14:textId="7FF4759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Рекламодатель покупает рекламу</w:t>
      </w:r>
    </w:p>
    <w:p w14:paraId="032AE6A8" w14:textId="2C43E425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FD26C" wp14:editId="4B4835C7">
            <wp:extent cx="4944165" cy="752580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98C" w14:textId="0E72AB6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5.1.6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Рекламодатель покупает рекламу</w:t>
      </w:r>
    </w:p>
    <w:p w14:paraId="602644D0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49C5" w14:textId="0AA038D8" w:rsidR="007C1837" w:rsidRDefault="00432CEC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>Рекламодатель может покупать множество рекламы. Реклама содержит только одного рекламодателя.</w:t>
      </w:r>
    </w:p>
    <w:p w14:paraId="3FB15C28" w14:textId="27152F46" w:rsidR="00E82683" w:rsidRDefault="00E82683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Рекламодатель не обязательно покупает рекламу. Реклама обязательно содержит рекламодателя.</w:t>
      </w:r>
    </w:p>
    <w:p w14:paraId="72C35F07" w14:textId="77777777" w:rsidR="00E82683" w:rsidRPr="007C1837" w:rsidRDefault="00E82683" w:rsidP="007C1837">
      <w:pPr>
        <w:rPr>
          <w:rFonts w:ascii="Times New Roman" w:hAnsi="Times New Roman" w:cs="Times New Roman"/>
          <w:sz w:val="28"/>
          <w:szCs w:val="28"/>
        </w:rPr>
      </w:pPr>
    </w:p>
    <w:p w14:paraId="0C8FACC6" w14:textId="4F09A9D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продает рекламу</w:t>
      </w:r>
    </w:p>
    <w:p w14:paraId="40C5378E" w14:textId="37683748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95952" wp14:editId="58F48391">
            <wp:extent cx="5020376" cy="76210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452" w14:textId="090BC299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5.1.7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продает рекламу</w:t>
      </w:r>
    </w:p>
    <w:p w14:paraId="2335240D" w14:textId="48B4D09A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B38188" w14:textId="799340D1" w:rsidR="00432CEC" w:rsidRDefault="00432CEC" w:rsidP="00432C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>Сотрудник может продавать множество рекламы. Реклама содержит множество сотрудников.</w:t>
      </w:r>
    </w:p>
    <w:p w14:paraId="212A9DBF" w14:textId="1F42093D" w:rsidR="00E82683" w:rsidRDefault="00E82683" w:rsidP="00432C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продает рекламу. Реклама обязательно содержит сотрудника.</w:t>
      </w:r>
    </w:p>
    <w:p w14:paraId="436928E3" w14:textId="77777777" w:rsidR="00E82683" w:rsidRPr="00432CEC" w:rsidRDefault="00E82683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76F63" w14:textId="54E7433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</w:p>
    <w:p w14:paraId="6BB959A7" w14:textId="1BF15749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9B691" wp14:editId="37ADA720">
            <wp:extent cx="4991797" cy="6954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71" w14:textId="599700A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5.1.8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обладает должностью</w:t>
      </w:r>
    </w:p>
    <w:p w14:paraId="14AE4B23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A2850" w14:textId="4769CBE1" w:rsidR="007C1837" w:rsidRDefault="00432CEC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 xml:space="preserve">Сотрудник может обладать только одной должностью. </w:t>
      </w:r>
      <w:r w:rsidR="00F97102">
        <w:rPr>
          <w:rFonts w:ascii="Times New Roman" w:hAnsi="Times New Roman" w:cs="Times New Roman"/>
          <w:sz w:val="28"/>
          <w:szCs w:val="28"/>
        </w:rPr>
        <w:t>Должностью может обладать множество сотрудников.</w:t>
      </w:r>
    </w:p>
    <w:p w14:paraId="40BF48C9" w14:textId="184234C8" w:rsidR="00F97102" w:rsidRDefault="00F97102" w:rsidP="007C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Сотрудник обязательно содержит должность. Должность не обязательно содержит сотрудника.</w:t>
      </w:r>
    </w:p>
    <w:p w14:paraId="3EEF9620" w14:textId="77777777" w:rsidR="00F97102" w:rsidRPr="007C1837" w:rsidRDefault="00F97102" w:rsidP="007C1837">
      <w:pPr>
        <w:rPr>
          <w:rFonts w:ascii="Times New Roman" w:hAnsi="Times New Roman" w:cs="Times New Roman"/>
          <w:sz w:val="28"/>
          <w:szCs w:val="28"/>
        </w:rPr>
      </w:pPr>
    </w:p>
    <w:p w14:paraId="196B861D" w14:textId="758F9D1D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218B57B3" w14:textId="3F64185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2319" wp14:editId="63A155C3">
            <wp:extent cx="4944165" cy="64779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E4A" w14:textId="7018862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5.1.9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на кассе</w:t>
      </w:r>
    </w:p>
    <w:p w14:paraId="7E05CCA4" w14:textId="77E0185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CDA849" w14:textId="5AA23E7E" w:rsidR="00432CEC" w:rsidRDefault="00F97102" w:rsidP="00432C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на множестве касс. На кассе может работать множество сотрудников.</w:t>
      </w:r>
    </w:p>
    <w:p w14:paraId="1D443CAB" w14:textId="4B458E2D" w:rsidR="00F97102" w:rsidRDefault="00F97102" w:rsidP="00432C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на кассе. Касса не обязательно содержит сотрудника.</w:t>
      </w:r>
    </w:p>
    <w:p w14:paraId="466C202D" w14:textId="77777777" w:rsidR="00F97102" w:rsidRPr="007C1837" w:rsidRDefault="00F97102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0020C" w14:textId="5EDA4757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в кинозале</w:t>
      </w:r>
    </w:p>
    <w:p w14:paraId="664BA2D5" w14:textId="32AF6CD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D222F" wp14:editId="1DC53C85">
            <wp:extent cx="5010849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517" w14:textId="0FF656F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5.1.10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в кинозале</w:t>
      </w:r>
    </w:p>
    <w:p w14:paraId="76EFBDA7" w14:textId="2CF3CC9A" w:rsidR="007C1837" w:rsidRDefault="007C1837" w:rsidP="007C1837">
      <w:pPr>
        <w:rPr>
          <w:rFonts w:ascii="Times New Roman" w:hAnsi="Times New Roman" w:cs="Times New Roman"/>
          <w:sz w:val="28"/>
          <w:szCs w:val="28"/>
        </w:rPr>
      </w:pPr>
    </w:p>
    <w:p w14:paraId="14BB4987" w14:textId="3D8373B7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во множестве кинозалов. В зале может работать множество сотрудников.</w:t>
      </w:r>
    </w:p>
    <w:p w14:paraId="7000717E" w14:textId="184AB633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в зале. Кинозал не обязательно содержит сотрудника.</w:t>
      </w:r>
    </w:p>
    <w:p w14:paraId="1FFCEA9E" w14:textId="2A6B8882" w:rsidR="00F97102" w:rsidRDefault="00F97102" w:rsidP="007C1837">
      <w:pPr>
        <w:rPr>
          <w:rFonts w:ascii="Times New Roman" w:hAnsi="Times New Roman" w:cs="Times New Roman"/>
          <w:sz w:val="28"/>
          <w:szCs w:val="28"/>
        </w:rPr>
      </w:pPr>
    </w:p>
    <w:p w14:paraId="7A609C65" w14:textId="675CBF3B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6C21340A" w14:textId="50D65C44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4A9E87A0" w14:textId="3EC5E6AF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492F8E15" w14:textId="406A928C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5384D34F" w14:textId="29AB5E5C" w:rsidR="00DF44ED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2E4FAF0A" w14:textId="77777777" w:rsidR="00DF44ED" w:rsidRPr="007C1837" w:rsidRDefault="00DF44ED" w:rsidP="007C1837">
      <w:pPr>
        <w:rPr>
          <w:rFonts w:ascii="Times New Roman" w:hAnsi="Times New Roman" w:cs="Times New Roman"/>
          <w:sz w:val="28"/>
          <w:szCs w:val="28"/>
        </w:rPr>
      </w:pPr>
    </w:p>
    <w:p w14:paraId="75A49987" w14:textId="1F8F720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Сеанс обладает типом</w:t>
      </w:r>
    </w:p>
    <w:p w14:paraId="5D166E34" w14:textId="086C335A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B35A5" wp14:editId="6DF5C3FA">
            <wp:extent cx="5068007" cy="790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32B" w14:textId="4109079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обладает типом</w:t>
      </w:r>
    </w:p>
    <w:p w14:paraId="39FABBF8" w14:textId="053C728F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39BFB" w14:textId="2F3B3CD3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может обладать только одним типом. Тип может быть у множества сеансов.</w:t>
      </w:r>
    </w:p>
    <w:p w14:paraId="0E993BCE" w14:textId="672B6FA4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обладает типом. Тип не обязательно содержит сеанс.</w:t>
      </w:r>
    </w:p>
    <w:p w14:paraId="0866C704" w14:textId="77777777" w:rsidR="00F97102" w:rsidRPr="007C1837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F32B1" w14:textId="77777777" w:rsidR="007C1837" w:rsidRP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</w:p>
    <w:p w14:paraId="547ED1B0" w14:textId="63F5EA37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F555F" wp14:editId="325AE452">
            <wp:extent cx="5010849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7A70" w14:textId="6E9F6BA6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обладает типом</w:t>
      </w:r>
    </w:p>
    <w:p w14:paraId="04EF278A" w14:textId="7B2F9D14" w:rsidR="00F97102" w:rsidRDefault="00F97102" w:rsidP="00F971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может обладать только одним типом. Тип может быть у множества билетов.</w:t>
      </w:r>
    </w:p>
    <w:p w14:paraId="65CC7B86" w14:textId="14F3D526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Билет обязательно обладает типом. Тип не обязательно содержит билет.</w:t>
      </w:r>
    </w:p>
    <w:p w14:paraId="6C27244F" w14:textId="46D085D5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AB1BFD" w14:textId="675D8A0E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6306D" w14:textId="58FC8A4E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52C1D4" w14:textId="60E2C6A5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EB7FAE" w14:textId="438E2AF3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2861E" w14:textId="21AFFE93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C6006D" w14:textId="020B4A31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29DF32" w14:textId="0F6426C9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30982C" w14:textId="334A8C31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F0F879" w14:textId="307912C9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27C7E" w14:textId="38FEAE96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6B02B5" w14:textId="38538F07" w:rsidR="00C9393D" w:rsidRDefault="00C9393D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3DDE99" w14:textId="09C45074" w:rsidR="00C9393D" w:rsidRPr="00DD2C79" w:rsidRDefault="00367A72" w:rsidP="00C93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EBE5" wp14:editId="77D5C3A6">
                <wp:simplePos x="0" y="0"/>
                <wp:positionH relativeFrom="column">
                  <wp:posOffset>5532121</wp:posOffset>
                </wp:positionH>
                <wp:positionV relativeFrom="paragraph">
                  <wp:posOffset>3424939</wp:posOffset>
                </wp:positionV>
                <wp:extent cx="914400" cy="914400"/>
                <wp:effectExtent l="0" t="8572" r="8572" b="8573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9B8659" w14:textId="524DA74E" w:rsidR="00367A72" w:rsidRPr="00367A72" w:rsidRDefault="00367A7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5.1.13 – Общая 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ER-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EBE5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435.6pt;margin-top:269.7pt;width:1in;height:1in;rotation:-90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" fillcolor="white [3201]" stroked="f" strokeweight=".5pt">
                <v:textbox>
                  <w:txbxContent>
                    <w:p w14:paraId="3D9B8659" w14:textId="524DA74E" w:rsidR="00367A72" w:rsidRPr="00367A72" w:rsidRDefault="00367A7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5.1.13 – Общая 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ER-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</w:t>
                      </w:r>
                    </w:p>
                  </w:txbxContent>
                </v:textbox>
              </v:shape>
            </w:pict>
          </mc:Fallback>
        </mc:AlternateContent>
      </w:r>
      <w:r w:rsidR="00C9393D" w:rsidRPr="00C93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A9B27" wp14:editId="19024BDD">
            <wp:extent cx="8929029" cy="5579912"/>
            <wp:effectExtent l="0" t="1905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2828" cy="56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3D" w:rsidRPr="00DD2C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F1F8D" w14:textId="06F1FA32" w:rsidR="00FE02AB" w:rsidRPr="00DF44ED" w:rsidRDefault="00DF44ED" w:rsidP="00DF44ED">
      <w:pPr>
        <w:pStyle w:val="a3"/>
        <w:numPr>
          <w:ilvl w:val="1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FE02AB" w:rsidRPr="00DF44ED">
        <w:rPr>
          <w:rFonts w:ascii="Times New Roman" w:hAnsi="Times New Roman" w:cs="Times New Roman"/>
          <w:b/>
          <w:bCs/>
          <w:sz w:val="28"/>
          <w:szCs w:val="28"/>
        </w:rPr>
        <w:t>Даталогическое проектирование БД</w:t>
      </w:r>
    </w:p>
    <w:p w14:paraId="1B2B6CB8" w14:textId="55023841" w:rsidR="00FE02AB" w:rsidRDefault="00FE02AB" w:rsidP="00FE02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Даталогическое проектирование – это процесс создания даталогической модели, которая отражает логические связи между элементами данных независимо от их содержания и физической структуры. При этом модель должна быть представлена в терминах модели данных концептуального уровня для выбранной СУБД. </w:t>
      </w:r>
    </w:p>
    <w:p w14:paraId="409D1589" w14:textId="33A6DFF9" w:rsidR="00B50FBF" w:rsidRDefault="00FE02AB" w:rsidP="00B50FBF">
      <w:pPr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представлений структур данных. Для данной курсовой работы был выбран реляционный подход, где отношения представлены таблицами</w:t>
      </w:r>
      <w:r w:rsidR="00B50FBF">
        <w:rPr>
          <w:rFonts w:ascii="Times New Roman" w:hAnsi="Times New Roman" w:cs="Times New Roman"/>
          <w:sz w:val="28"/>
          <w:szCs w:val="28"/>
        </w:rPr>
        <w:t xml:space="preserve"> и связями между ними</w:t>
      </w:r>
      <w:r>
        <w:rPr>
          <w:rFonts w:ascii="Times New Roman" w:hAnsi="Times New Roman" w:cs="Times New Roman"/>
          <w:sz w:val="28"/>
          <w:szCs w:val="28"/>
        </w:rPr>
        <w:t xml:space="preserve">. Для таких баз применяется нормализация, целью которой является устранение недостатков структуры базы данных, </w:t>
      </w:r>
      <w:r w:rsidRPr="00FE02A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приводящих к избыточности, которая, в свою очередь, потенциально приводит к различным аномалиям и нарушениям целостности данных.</w:t>
      </w:r>
    </w:p>
    <w:p w14:paraId="23EB1938" w14:textId="630B343A" w:rsidR="00B50FBF" w:rsidRPr="00B50FBF" w:rsidRDefault="00B50FBF" w:rsidP="00B50FBF">
      <w:pPr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формировании отношений по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диаграммам используются определенные правила, описывающие отношения и зависимости между ними.</w:t>
      </w:r>
    </w:p>
    <w:p w14:paraId="14C15E12" w14:textId="7DD91911" w:rsidR="00B50FBF" w:rsidRDefault="00B50FBF" w:rsidP="00FE02AB">
      <w:pPr>
        <w:ind w:firstLine="708"/>
        <w:jc w:val="both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Переход от 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-диаграмм к предварительным отношениям</w:t>
      </w:r>
    </w:p>
    <w:p w14:paraId="0CA39D09" w14:textId="79E5724B" w:rsidR="00B50FBF" w:rsidRDefault="00B50FBF" w:rsidP="00B50FB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составленные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50F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диаграммы, можно сформировать следующие отношения:</w:t>
      </w:r>
    </w:p>
    <w:p w14:paraId="40906F56" w14:textId="27A85438" w:rsidR="00A0386B" w:rsidRDefault="00B50FBF" w:rsidP="00D22D7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  <w:r w:rsidR="00A0386B">
        <w:rPr>
          <w:rFonts w:ascii="Times New Roman" w:hAnsi="Times New Roman" w:cs="Times New Roman"/>
          <w:sz w:val="28"/>
          <w:szCs w:val="28"/>
        </w:rPr>
        <w:t>. По правилу</w:t>
      </w:r>
      <w:r w:rsidR="00D22D7F">
        <w:rPr>
          <w:rFonts w:ascii="Times New Roman" w:hAnsi="Times New Roman" w:cs="Times New Roman"/>
          <w:sz w:val="28"/>
          <w:szCs w:val="28"/>
        </w:rPr>
        <w:t xml:space="preserve"> 4 получаем:</w:t>
      </w:r>
    </w:p>
    <w:p w14:paraId="7FB3A39C" w14:textId="6AFA3C5E" w:rsidR="00D22D7F" w:rsidRDefault="00D22D7F" w:rsidP="00D22D7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FilmID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6D8B35D" w14:textId="68DC9FF0" w:rsidR="00D22D7F" w:rsidRPr="00D22D7F" w:rsidRDefault="00D22D7F" w:rsidP="00D22D7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Кинофильм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13DA49E" w14:textId="0756E124" w:rsidR="00B50FBF" w:rsidRDefault="00B50FBF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  <w:r w:rsidR="00D22D7F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50DA7801" w14:textId="4F66B909" w:rsidR="00A0386B" w:rsidRDefault="00D22D7F" w:rsidP="00D22D7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54E87BF" w14:textId="76AE9C21" w:rsidR="00D22D7F" w:rsidRPr="00D22D7F" w:rsidRDefault="00D22D7F" w:rsidP="00D22D7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C7623BC" w14:textId="5381E9C0" w:rsidR="00B50FBF" w:rsidRDefault="00B50FBF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рекламу:</w:t>
      </w:r>
    </w:p>
    <w:p w14:paraId="39F15539" w14:textId="2019D2C0" w:rsidR="00A0386B" w:rsidRDefault="00D22D7F" w:rsidP="00D22D7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24AC678" w14:textId="0FBADFFB" w:rsidR="00D22D7F" w:rsidRDefault="00D22D7F" w:rsidP="00D22D7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2B0088D" w14:textId="43FC3837" w:rsidR="00D22D7F" w:rsidRPr="00D22D7F" w:rsidRDefault="00D22D7F" w:rsidP="00D22D7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4EA8CE3" w14:textId="6C0D42A9" w:rsidR="00B50FBF" w:rsidRDefault="00B50FBF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правилу4 получаем:</w:t>
      </w:r>
    </w:p>
    <w:p w14:paraId="042B06E0" w14:textId="6022AD92" w:rsidR="00A0386B" w:rsidRDefault="00D22D7F" w:rsidP="00D22D7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2040CEF" w14:textId="30EE3B8D" w:rsidR="00D22D7F" w:rsidRPr="00D22D7F" w:rsidRDefault="00D22D7F" w:rsidP="00D22D7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05DD098" w14:textId="13911C3F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1D86EC3F" w14:textId="30522D81" w:rsidR="00A0386B" w:rsidRDefault="002130D7" w:rsidP="00D22D7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, 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AA2004C" w14:textId="56C1E2B4" w:rsidR="002130D7" w:rsidRPr="00D22D7F" w:rsidRDefault="002130D7" w:rsidP="00D22D7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4E5AE6A" w14:textId="40F56964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</w:t>
      </w:r>
      <w:r w:rsidR="002130D7" w:rsidRPr="002130D7">
        <w:rPr>
          <w:rFonts w:ascii="Times New Roman" w:hAnsi="Times New Roman" w:cs="Times New Roman"/>
          <w:sz w:val="28"/>
          <w:szCs w:val="28"/>
        </w:rPr>
        <w:t xml:space="preserve">. </w:t>
      </w:r>
      <w:r w:rsidR="002130D7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7A9AFEC4" w14:textId="13072756" w:rsidR="00A0386B" w:rsidRDefault="002130D7" w:rsidP="002130D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D81ED68" w14:textId="147CDBCC" w:rsidR="002130D7" w:rsidRDefault="002130D7" w:rsidP="002130D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508D483" w14:textId="77777777" w:rsidR="002130D7" w:rsidRPr="002130D7" w:rsidRDefault="002130D7" w:rsidP="002130D7">
      <w:pPr>
        <w:rPr>
          <w:rFonts w:ascii="Times New Roman" w:hAnsi="Times New Roman" w:cs="Times New Roman"/>
          <w:sz w:val="28"/>
          <w:szCs w:val="28"/>
        </w:rPr>
      </w:pPr>
    </w:p>
    <w:p w14:paraId="4DEEF04F" w14:textId="6F6B730B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Сотрудник продает рекламу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63694A6C" w14:textId="57EB05CA" w:rsidR="00A0386B" w:rsidRDefault="002130D7" w:rsidP="00A0386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1B8DF79" w14:textId="5A601B17" w:rsidR="002130D7" w:rsidRDefault="002130D7" w:rsidP="00A0386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5F4464E" w14:textId="7A2BDCA6" w:rsidR="002130D7" w:rsidRPr="002130D7" w:rsidRDefault="002130D7" w:rsidP="00A0386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,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88987D0" w14:textId="1DCB8FB2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  <w:r w:rsidR="002130D7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00B4CD33" w14:textId="014BA847" w:rsidR="00A0386B" w:rsidRDefault="002130D7" w:rsidP="002130D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PositionName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545CB19" w14:textId="030E40F3" w:rsidR="002130D7" w:rsidRPr="002130D7" w:rsidRDefault="002130D7" w:rsidP="002130D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6CE3734" w14:textId="2EE79E84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764AB455" w14:textId="72237EFD" w:rsidR="00A0386B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588041B" w14:textId="0E732034" w:rsidR="002130D7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F7FBB92" w14:textId="3C2A73D8" w:rsidR="002130D7" w:rsidRPr="002130D7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83BC1A9" w14:textId="0804DF4B" w:rsidR="00A0386B" w:rsidRDefault="00A0386B" w:rsidP="00A038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в кинозале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3DF6F466" w14:textId="42808A33" w:rsidR="002130D7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A395E9E" w14:textId="0F22B5EC" w:rsidR="002130D7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58E658A" w14:textId="417D6689" w:rsidR="002130D7" w:rsidRPr="002130D7" w:rsidRDefault="002130D7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1FC0F15" w14:textId="662C9ABB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A655874" w14:textId="5B0AC3DA" w:rsidR="00A0386B" w:rsidRDefault="00081584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44069EB" w14:textId="57BB8300" w:rsidR="00081584" w:rsidRPr="002130D7" w:rsidRDefault="00081584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D51A704" w14:textId="1A74E0D5" w:rsidR="00A0386B" w:rsidRDefault="00A0386B" w:rsidP="00B50FB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68617FA" w14:textId="47C33A5B" w:rsidR="00A0386B" w:rsidRDefault="00081584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815F4DA" w14:textId="55F9D907" w:rsidR="00081584" w:rsidRDefault="00081584" w:rsidP="002130D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07B78F" w14:textId="5CE21F38" w:rsidR="00DD2C79" w:rsidRDefault="00DD2C79" w:rsidP="00DD2C7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D2C79">
        <w:rPr>
          <w:rFonts w:ascii="Times New Roman" w:hAnsi="Times New Roman" w:cs="Times New Roman"/>
          <w:b/>
          <w:bCs/>
          <w:sz w:val="28"/>
          <w:szCs w:val="28"/>
        </w:rPr>
        <w:t>Заполнение предварительных отношений атрибутами</w:t>
      </w:r>
    </w:p>
    <w:p w14:paraId="69D4A00D" w14:textId="23F03B62" w:rsidR="00DD2C79" w:rsidRPr="00F34C18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FilmID, HollID, ShowTime, AgeRating, SeanceType, TicketCost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8079F" w14:textId="22FE5557" w:rsidR="00DD2C79" w:rsidRP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Кинофильм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>
        <w:rPr>
          <w:rFonts w:ascii="Times New Roman" w:hAnsi="Times New Roman" w:cs="Times New Roman"/>
          <w:sz w:val="28"/>
          <w:szCs w:val="28"/>
          <w:lang w:val="en-US"/>
        </w:rPr>
        <w:t>, FilmName, ReleaseYear, Director, Duration, Genre, Rating, FilmImage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9B1B12" w14:textId="532F00C7" w:rsidR="00DD2C79" w:rsidRPr="00F34C18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TdEnable, RowNumber, SeatNumber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703B4E" w14:textId="30C6B40A" w:rsidR="00DD2C79" w:rsidRPr="00BD65DE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Advertiser, AdvertisingName, AdvertisingDuration, AdvertisingCost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38B37C" w14:textId="619BEAF2" w:rsidR="00DD2C79" w:rsidRPr="00F34C18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AdvertiserName, CompanyName, AdvertiserPhone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2C4CCE" w14:textId="6E5D419F" w:rsidR="00DD2C79" w:rsidRPr="00BD65DE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TicketType, SeanceID, CashboxID, RowNumber, SeatNumber,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E5B9CD" w14:textId="53C2A702" w:rsid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StaffChangeTime, WorkTime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1E9ECAA" w14:textId="7C339C41" w:rsidR="00DD2C79" w:rsidRP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EmployeeName, Position, Passport, Exp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rience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43C4D3" w14:textId="71209BEE" w:rsidR="00DD2C79" w:rsidRP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  <w:lang w:val="en-US"/>
        </w:rPr>
        <w:t>, Responsibilities, EmployeeRank,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94806" w14:textId="594DB7B1" w:rsid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A8E9D92" w14:textId="50482873" w:rsid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StaffChangeTime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AE383E7" w14:textId="70606FA8" w:rsid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6ECB6E0" w14:textId="0C4F9A6E" w:rsidR="00DD2C79" w:rsidRPr="00BD65DE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TypeDescription,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D77BBF" w14:textId="748A07E6" w:rsidR="00DD2C79" w:rsidRPr="00F34C18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TypeDescription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70E82F" w14:textId="25FFE733" w:rsidR="00DD2C79" w:rsidRDefault="00DD2C79" w:rsidP="00DD2C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5556818" w14:textId="31923421" w:rsidR="006D2328" w:rsidRDefault="006D2328" w:rsidP="00B726F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726F9">
        <w:rPr>
          <w:rFonts w:ascii="Times New Roman" w:hAnsi="Times New Roman" w:cs="Times New Roman"/>
          <w:b/>
          <w:bCs/>
          <w:sz w:val="28"/>
          <w:szCs w:val="28"/>
        </w:rPr>
        <w:t>Проверка</w:t>
      </w:r>
      <w:r w:rsidR="00B726F9" w:rsidRPr="00B726F9">
        <w:rPr>
          <w:rFonts w:ascii="Times New Roman" w:hAnsi="Times New Roman" w:cs="Times New Roman"/>
          <w:b/>
          <w:bCs/>
          <w:sz w:val="28"/>
          <w:szCs w:val="28"/>
        </w:rPr>
        <w:t xml:space="preserve"> предварительных отношений на соответствие нормальным формам</w:t>
      </w:r>
    </w:p>
    <w:p w14:paraId="3838776D" w14:textId="59693146" w:rsidR="00B726F9" w:rsidRDefault="00B726F9" w:rsidP="00B726F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FilmID, HollID, ShowTime, AgeRating, SeanceType, TicketCost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726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942EAF" w14:textId="27004C05" w:rsidR="00B726F9" w:rsidRDefault="00B726F9" w:rsidP="00B726F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bookmarkStart w:id="0" w:name="_Hlk73390282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51711DD4" w14:textId="3DAF1952" w:rsidR="00B726F9" w:rsidRDefault="00B726F9" w:rsidP="00B726F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находится в 3НФ, так как оно находится в 2НФ и </w:t>
      </w:r>
      <w:r w:rsidR="0090326E">
        <w:rPr>
          <w:rFonts w:ascii="Times New Roman" w:hAnsi="Times New Roman" w:cs="Times New Roman"/>
          <w:sz w:val="28"/>
          <w:szCs w:val="28"/>
        </w:rPr>
        <w:t>отсутствуют транзитивные зависимости не ключевых атрибутов от ключевых;</w:t>
      </w:r>
    </w:p>
    <w:p w14:paraId="2569B313" w14:textId="1C80FFF3" w:rsidR="00E57FED" w:rsidRDefault="0090326E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</w:t>
      </w:r>
      <w:r w:rsidR="00E57FED">
        <w:rPr>
          <w:rFonts w:ascii="Times New Roman" w:hAnsi="Times New Roman" w:cs="Times New Roman"/>
          <w:sz w:val="28"/>
          <w:szCs w:val="28"/>
        </w:rPr>
        <w:t>;</w:t>
      </w:r>
    </w:p>
    <w:p w14:paraId="136C9BE7" w14:textId="2D9DB8EF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AB53" wp14:editId="761B6AA3">
            <wp:extent cx="2953162" cy="273405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BD0" w14:textId="422402AA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5.2.1 – Отношение Сеанс</w:t>
      </w:r>
    </w:p>
    <w:p w14:paraId="7A8700B5" w14:textId="47500334" w:rsidR="001171E2" w:rsidRP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0DA810B9" w14:textId="213715FE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7FED">
        <w:rPr>
          <w:rFonts w:ascii="Times New Roman" w:hAnsi="Times New Roman" w:cs="Times New Roman"/>
          <w:sz w:val="28"/>
          <w:szCs w:val="28"/>
        </w:rPr>
        <w:t>Кинофильм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57FED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, FilmName, ReleaseYear, Director, Duration, Genre, Rating, FilmImage)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0853A2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bookmarkStart w:id="1" w:name="_Hlk73390414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27D6AE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07B2631" w14:textId="3F2B17EC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73419425" w14:textId="34EC5C25" w:rsidR="001171E2" w:rsidRDefault="001171E2" w:rsidP="001171E2">
      <w:pPr>
        <w:jc w:val="center"/>
        <w:rPr>
          <w:ins w:id="2" w:author="Dmitriy Kulakov" w:date="2021-06-09T00:45:00Z"/>
          <w:rFonts w:ascii="Times New Roman" w:hAnsi="Times New Roman" w:cs="Times New Roman"/>
          <w:sz w:val="28"/>
          <w:szCs w:val="28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8A8AD" wp14:editId="563BBAFB">
            <wp:extent cx="4553585" cy="2896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896" w14:textId="7B7CF4ED" w:rsidR="001171E2" w:rsidRDefault="001171E2" w:rsidP="001171E2">
      <w:pPr>
        <w:jc w:val="center"/>
        <w:rPr>
          <w:ins w:id="3" w:author="Dmitriy Kulakov" w:date="2021-06-09T00:46:00Z"/>
          <w:rFonts w:ascii="Times New Roman" w:hAnsi="Times New Roman" w:cs="Times New Roman"/>
          <w:sz w:val="28"/>
          <w:szCs w:val="28"/>
        </w:rPr>
      </w:pPr>
      <w:ins w:id="4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5.2.2 – Отношение Кинофильм</w:t>
        </w:r>
      </w:ins>
    </w:p>
    <w:p w14:paraId="03CD1041" w14:textId="02BECECD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</w:rPr>
        <w:pPrChange w:id="5" w:author="Dmitriy Kulakov" w:date="2021-06-09T00:45:00Z">
          <w:pPr/>
        </w:pPrChange>
      </w:pPr>
    </w:p>
    <w:bookmarkEnd w:id="1"/>
    <w:p w14:paraId="21AB5897" w14:textId="40310BAC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>, TdEnable, RowNumber, SeatNumber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45F32B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28E5E9B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AD06408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D0BD1C4" w14:textId="04D5A6AB" w:rsidR="00E57FED" w:rsidRDefault="001171E2" w:rsidP="001171E2">
      <w:pPr>
        <w:pStyle w:val="a3"/>
        <w:ind w:left="1068"/>
        <w:jc w:val="center"/>
        <w:rPr>
          <w:ins w:id="6" w:author="Dmitriy Kulakov" w:date="2021-06-09T00:45:00Z"/>
          <w:rFonts w:ascii="Times New Roman" w:hAnsi="Times New Roman" w:cs="Times New Roman"/>
          <w:sz w:val="28"/>
          <w:szCs w:val="28"/>
        </w:rPr>
      </w:pPr>
      <w:ins w:id="7" w:author="Dmitriy Kulakov" w:date="2021-06-09T00:45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462D7846" wp14:editId="596BF663">
              <wp:extent cx="3115110" cy="2810267"/>
              <wp:effectExtent l="0" t="0" r="9525" b="9525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5110" cy="28102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679337" w14:textId="2F645BF3" w:rsidR="001171E2" w:rsidRDefault="001171E2" w:rsidP="001171E2">
      <w:pPr>
        <w:pStyle w:val="a3"/>
        <w:ind w:left="1068"/>
        <w:jc w:val="center"/>
        <w:rPr>
          <w:ins w:id="8" w:author="Dmitriy Kulakov" w:date="2021-06-09T00:46:00Z"/>
          <w:rFonts w:ascii="Times New Roman" w:hAnsi="Times New Roman" w:cs="Times New Roman"/>
          <w:sz w:val="28"/>
          <w:szCs w:val="28"/>
        </w:rPr>
      </w:pPr>
      <w:ins w:id="9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5.2.3 – Отношение Кинозал</w:t>
        </w:r>
      </w:ins>
    </w:p>
    <w:p w14:paraId="3828421C" w14:textId="77777777" w:rsidR="001171E2" w:rsidRDefault="001171E2">
      <w:pPr>
        <w:pStyle w:val="a3"/>
        <w:ind w:left="1068"/>
        <w:jc w:val="center"/>
        <w:rPr>
          <w:ins w:id="10" w:author="Dmitriy Kulakov" w:date="2021-06-09T00:45:00Z"/>
          <w:rFonts w:ascii="Times New Roman" w:hAnsi="Times New Roman" w:cs="Times New Roman"/>
          <w:sz w:val="28"/>
          <w:szCs w:val="28"/>
        </w:rPr>
        <w:pPrChange w:id="11" w:author="Dmitriy Kulakov" w:date="2021-06-09T00:45:00Z">
          <w:pPr>
            <w:pStyle w:val="a3"/>
            <w:ind w:left="1068"/>
          </w:pPr>
        </w:pPrChange>
      </w:pPr>
    </w:p>
    <w:p w14:paraId="353CCB82" w14:textId="77777777" w:rsidR="001171E2" w:rsidRPr="00E57FED" w:rsidRDefault="001171E2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4EE5049" w14:textId="291BEC87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  <w:lang w:val="en-US"/>
        </w:rPr>
        <w:t>, Advertiser, AdvertisingName, AdvertisingDuration, AdvertisingCost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8D0FFE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3EAB4476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F4DD0BC" w14:textId="7B0D5BF0" w:rsidR="00E57FED" w:rsidRDefault="00E57FED" w:rsidP="00E57FED">
      <w:pPr>
        <w:pStyle w:val="a3"/>
        <w:numPr>
          <w:ilvl w:val="0"/>
          <w:numId w:val="26"/>
        </w:numPr>
        <w:rPr>
          <w:ins w:id="12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A8CF1EF" w14:textId="7DD34F1F" w:rsidR="001171E2" w:rsidRDefault="001171E2" w:rsidP="001171E2">
      <w:pPr>
        <w:jc w:val="center"/>
        <w:rPr>
          <w:ins w:id="13" w:author="Dmitriy Kulakov" w:date="2021-06-09T00:46:00Z"/>
          <w:rFonts w:ascii="Times New Roman" w:hAnsi="Times New Roman" w:cs="Times New Roman"/>
          <w:sz w:val="28"/>
          <w:szCs w:val="28"/>
        </w:rPr>
      </w:pPr>
      <w:ins w:id="14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EC57565" wp14:editId="68357E94">
              <wp:extent cx="3124636" cy="2857899"/>
              <wp:effectExtent l="0" t="0" r="0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4636" cy="2857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CD6DD8" w14:textId="3663AB28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15" w:author="Dmitriy Kulakov" w:date="2021-06-09T00:46:00Z">
            <w:rPr/>
          </w:rPrChange>
        </w:rPr>
        <w:pPrChange w:id="16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  <w:ins w:id="17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5.2.4 – Отношение Реклама</w:t>
        </w:r>
      </w:ins>
    </w:p>
    <w:p w14:paraId="1DF03F65" w14:textId="3E13FD03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>
        <w:rPr>
          <w:rFonts w:ascii="Times New Roman" w:hAnsi="Times New Roman" w:cs="Times New Roman"/>
          <w:sz w:val="28"/>
          <w:szCs w:val="28"/>
          <w:lang w:val="en-US"/>
        </w:rPr>
        <w:t>, AdvertiserName, CompanyName, AdvertiserPhone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EB48FE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E5BF08C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FC8A703" w14:textId="00353011" w:rsidR="00E57FED" w:rsidRDefault="00E57FED" w:rsidP="00E57FED">
      <w:pPr>
        <w:pStyle w:val="a3"/>
        <w:numPr>
          <w:ilvl w:val="0"/>
          <w:numId w:val="26"/>
        </w:numPr>
        <w:rPr>
          <w:ins w:id="18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381BF3D" w14:textId="4754D428" w:rsidR="001171E2" w:rsidRDefault="001171E2" w:rsidP="001171E2">
      <w:pPr>
        <w:jc w:val="center"/>
        <w:rPr>
          <w:ins w:id="19" w:author="Dmitriy Kulakov" w:date="2021-06-09T00:46:00Z"/>
          <w:rFonts w:ascii="Times New Roman" w:hAnsi="Times New Roman" w:cs="Times New Roman"/>
          <w:sz w:val="28"/>
          <w:szCs w:val="28"/>
        </w:rPr>
      </w:pPr>
      <w:ins w:id="20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EF251D" wp14:editId="796F8BD8">
              <wp:extent cx="2943636" cy="2686425"/>
              <wp:effectExtent l="0" t="0" r="9525" b="0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3636" cy="2686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5BD195" w14:textId="49FBBC67" w:rsidR="001171E2" w:rsidRDefault="001171E2" w:rsidP="001171E2">
      <w:pPr>
        <w:jc w:val="center"/>
        <w:rPr>
          <w:ins w:id="21" w:author="Dmitriy Kulakov" w:date="2021-06-09T00:47:00Z"/>
          <w:rFonts w:ascii="Times New Roman" w:hAnsi="Times New Roman" w:cs="Times New Roman"/>
          <w:sz w:val="28"/>
          <w:szCs w:val="28"/>
        </w:rPr>
      </w:pPr>
      <w:ins w:id="22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5.2.5 – Отношение Рекламодатель</w:t>
        </w:r>
      </w:ins>
    </w:p>
    <w:p w14:paraId="59779974" w14:textId="77777777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23" w:author="Dmitriy Kulakov" w:date="2021-06-09T00:46:00Z">
            <w:rPr/>
          </w:rPrChange>
        </w:rPr>
        <w:pPrChange w:id="24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24BCD6B1" w14:textId="7D523025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TicketType, SeanceID, CashboxID, RowNumber, SeatNumber,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69C128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423C56A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339DC7D" w14:textId="5C46CF68" w:rsidR="00E57FED" w:rsidRDefault="00E57FED" w:rsidP="00E57FED">
      <w:pPr>
        <w:pStyle w:val="a3"/>
        <w:numPr>
          <w:ilvl w:val="0"/>
          <w:numId w:val="26"/>
        </w:numPr>
        <w:rPr>
          <w:ins w:id="25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143FEB5" w14:textId="77777777" w:rsidR="001171E2" w:rsidRPr="001171E2" w:rsidRDefault="001171E2">
      <w:pPr>
        <w:rPr>
          <w:ins w:id="26" w:author="Dmitriy Kulakov" w:date="2021-06-09T00:47:00Z"/>
          <w:rFonts w:ascii="Times New Roman" w:hAnsi="Times New Roman" w:cs="Times New Roman"/>
          <w:sz w:val="28"/>
          <w:szCs w:val="28"/>
          <w:rPrChange w:id="27" w:author="Dmitriy Kulakov" w:date="2021-06-09T00:47:00Z">
            <w:rPr>
              <w:ins w:id="28" w:author="Dmitriy Kulakov" w:date="2021-06-09T00:47:00Z"/>
            </w:rPr>
          </w:rPrChange>
        </w:rPr>
        <w:pPrChange w:id="29" w:author="Dmitriy Kulakov" w:date="2021-06-09T00:47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688F3DCB" w14:textId="77777777" w:rsidR="001171E2" w:rsidRDefault="001171E2" w:rsidP="001171E2">
      <w:pPr>
        <w:pStyle w:val="a3"/>
        <w:ind w:left="1068"/>
        <w:jc w:val="center"/>
        <w:rPr>
          <w:ins w:id="30" w:author="Dmitriy Kulakov" w:date="2021-06-09T00:47:00Z"/>
          <w:rFonts w:ascii="Times New Roman" w:hAnsi="Times New Roman" w:cs="Times New Roman"/>
          <w:sz w:val="28"/>
          <w:szCs w:val="28"/>
        </w:rPr>
      </w:pPr>
      <w:ins w:id="31" w:author="Dmitriy Kulakov" w:date="2021-06-09T00:47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440EC5D7" wp14:editId="05C8B4B5">
              <wp:extent cx="2886478" cy="2857899"/>
              <wp:effectExtent l="0" t="0" r="9525" b="0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6478" cy="2857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427EFE" w14:textId="77777777" w:rsidR="001171E2" w:rsidRDefault="001171E2" w:rsidP="001171E2">
      <w:pPr>
        <w:pStyle w:val="a3"/>
        <w:ind w:left="1068"/>
        <w:jc w:val="center"/>
        <w:rPr>
          <w:ins w:id="32" w:author="Dmitriy Kulakov" w:date="2021-06-09T00:47:00Z"/>
          <w:rFonts w:ascii="Times New Roman" w:hAnsi="Times New Roman" w:cs="Times New Roman"/>
          <w:sz w:val="28"/>
          <w:szCs w:val="28"/>
        </w:rPr>
      </w:pPr>
      <w:ins w:id="33" w:author="Dmitriy Kulakov" w:date="2021-06-09T00:47:00Z">
        <w:r>
          <w:rPr>
            <w:rFonts w:ascii="Times New Roman" w:hAnsi="Times New Roman" w:cs="Times New Roman"/>
            <w:sz w:val="28"/>
            <w:szCs w:val="28"/>
          </w:rPr>
          <w:t>Рисунок 5.2.6 – Отношение Билет</w:t>
        </w:r>
      </w:ins>
    </w:p>
    <w:p w14:paraId="238FA193" w14:textId="77777777" w:rsidR="001171E2" w:rsidRPr="001171E2" w:rsidRDefault="001171E2">
      <w:pPr>
        <w:rPr>
          <w:rFonts w:ascii="Times New Roman" w:hAnsi="Times New Roman" w:cs="Times New Roman"/>
          <w:sz w:val="28"/>
          <w:szCs w:val="28"/>
          <w:lang w:val="en-US"/>
          <w:rPrChange w:id="34" w:author="Dmitriy Kulakov" w:date="2021-06-09T00:50:00Z">
            <w:rPr/>
          </w:rPrChange>
        </w:rPr>
        <w:pPrChange w:id="35" w:author="Dmitriy Kulakov" w:date="2021-06-09T00:47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7B850556" w14:textId="653FCEEF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  <w:lang w:val="en-US"/>
        </w:rPr>
        <w:t>, StaffChangeTime, WorkTime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1880210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C3EDAA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C81620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0733D9CA" w14:textId="2743A190" w:rsidR="001171E2" w:rsidRDefault="001171E2" w:rsidP="001171E2">
      <w:pPr>
        <w:pStyle w:val="a3"/>
        <w:ind w:left="1068"/>
        <w:jc w:val="center"/>
        <w:rPr>
          <w:ins w:id="36" w:author="Dmitriy Kulakov" w:date="2021-06-09T00:51:00Z"/>
          <w:rFonts w:ascii="Times New Roman" w:hAnsi="Times New Roman" w:cs="Times New Roman"/>
          <w:sz w:val="28"/>
          <w:szCs w:val="28"/>
          <w:lang w:val="en-US"/>
        </w:rPr>
      </w:pPr>
      <w:ins w:id="37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30C08079" wp14:editId="640D676A">
              <wp:extent cx="3019846" cy="1619476"/>
              <wp:effectExtent l="0" t="0" r="9525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846" cy="1619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99DCD7" w14:textId="76216A32" w:rsidR="001171E2" w:rsidRDefault="001171E2" w:rsidP="001171E2">
      <w:pPr>
        <w:pStyle w:val="a3"/>
        <w:ind w:left="1068"/>
        <w:jc w:val="center"/>
        <w:rPr>
          <w:ins w:id="38" w:author="Dmitriy Kulakov" w:date="2021-06-09T00:51:00Z"/>
          <w:rFonts w:ascii="Times New Roman" w:hAnsi="Times New Roman" w:cs="Times New Roman"/>
          <w:sz w:val="28"/>
          <w:szCs w:val="28"/>
        </w:rPr>
      </w:pPr>
      <w:ins w:id="39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5.2.7 – Отношение Касса</w:t>
        </w:r>
      </w:ins>
    </w:p>
    <w:p w14:paraId="7AF3F19A" w14:textId="7B88A172" w:rsidR="001171E2" w:rsidRPr="001171E2" w:rsidRDefault="001171E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40" w:author="Dmitriy Kulakov" w:date="2021-06-09T00:51:00Z">
          <w:pPr>
            <w:pStyle w:val="a3"/>
            <w:ind w:left="1068"/>
          </w:pPr>
        </w:pPrChange>
      </w:pPr>
      <w:ins w:id="41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392AA78F" w14:textId="5F0D77A9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EmployeeName, Position, Passport, Experience,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CE7FF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FCE8D2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2B4799E" w14:textId="43A68009" w:rsidR="00E57FED" w:rsidRDefault="00E57FED" w:rsidP="00E57FED">
      <w:pPr>
        <w:pStyle w:val="a3"/>
        <w:numPr>
          <w:ilvl w:val="0"/>
          <w:numId w:val="26"/>
        </w:numPr>
        <w:rPr>
          <w:ins w:id="42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58AA937" w14:textId="1AFD8158" w:rsidR="001171E2" w:rsidRDefault="001171E2" w:rsidP="001171E2">
      <w:pPr>
        <w:jc w:val="center"/>
        <w:rPr>
          <w:ins w:id="43" w:author="Dmitriy Kulakov" w:date="2021-06-09T00:51:00Z"/>
          <w:rFonts w:ascii="Times New Roman" w:hAnsi="Times New Roman" w:cs="Times New Roman"/>
          <w:sz w:val="28"/>
          <w:szCs w:val="28"/>
        </w:rPr>
      </w:pPr>
      <w:ins w:id="44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1F6A77FF" wp14:editId="528A3419">
              <wp:extent cx="3134162" cy="3134162"/>
              <wp:effectExtent l="0" t="0" r="9525" b="952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3134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57D3C8" w14:textId="3C74E73A" w:rsidR="001171E2" w:rsidRDefault="001171E2" w:rsidP="001171E2">
      <w:pPr>
        <w:jc w:val="center"/>
        <w:rPr>
          <w:ins w:id="45" w:author="Dmitriy Kulakov" w:date="2021-06-09T00:51:00Z"/>
          <w:rFonts w:ascii="Times New Roman" w:hAnsi="Times New Roman" w:cs="Times New Roman"/>
          <w:sz w:val="28"/>
          <w:szCs w:val="28"/>
        </w:rPr>
      </w:pPr>
      <w:ins w:id="46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5.2.8 – Отношение Сотрудник</w:t>
        </w:r>
      </w:ins>
    </w:p>
    <w:p w14:paraId="6BD76353" w14:textId="77777777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47" w:author="Dmitriy Kulakov" w:date="2021-06-09T00:51:00Z">
            <w:rPr/>
          </w:rPrChange>
        </w:rPr>
        <w:pPrChange w:id="48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346AE168" w14:textId="4119A227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  <w:lang w:val="en-US"/>
        </w:rPr>
        <w:t>, Responsibilities, EmployeeRank,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12365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437A871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F6E9587" w14:textId="410A5D64" w:rsidR="00E57FED" w:rsidRDefault="00E57FED" w:rsidP="00E57FED">
      <w:pPr>
        <w:pStyle w:val="a3"/>
        <w:numPr>
          <w:ilvl w:val="0"/>
          <w:numId w:val="26"/>
        </w:numPr>
        <w:rPr>
          <w:ins w:id="49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5AD9115" w14:textId="584BCED5" w:rsidR="001171E2" w:rsidRDefault="001171E2" w:rsidP="001171E2">
      <w:pPr>
        <w:jc w:val="center"/>
        <w:rPr>
          <w:ins w:id="50" w:author="Dmitriy Kulakov" w:date="2021-06-09T00:51:00Z"/>
          <w:rFonts w:ascii="Times New Roman" w:hAnsi="Times New Roman" w:cs="Times New Roman"/>
          <w:sz w:val="28"/>
          <w:szCs w:val="28"/>
        </w:rPr>
      </w:pPr>
      <w:ins w:id="51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379B3A9B" wp14:editId="59241523">
              <wp:extent cx="3134162" cy="2800741"/>
              <wp:effectExtent l="0" t="0" r="0" b="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28007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4AA987" w14:textId="7B3855F8" w:rsidR="001171E2" w:rsidRDefault="001171E2" w:rsidP="001171E2">
      <w:pPr>
        <w:jc w:val="center"/>
        <w:rPr>
          <w:ins w:id="52" w:author="Dmitriy Kulakov" w:date="2021-06-09T00:52:00Z"/>
          <w:rFonts w:ascii="Times New Roman" w:hAnsi="Times New Roman" w:cs="Times New Roman"/>
          <w:sz w:val="28"/>
          <w:szCs w:val="28"/>
        </w:rPr>
      </w:pPr>
      <w:ins w:id="53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54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>5.2.9 – Отношение Должность</w:t>
        </w:r>
      </w:ins>
    </w:p>
    <w:p w14:paraId="3B470EAB" w14:textId="300A8E76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55" w:author="Dmitriy Kulakov" w:date="2021-06-09T00:51:00Z">
            <w:rPr/>
          </w:rPrChange>
        </w:rPr>
        <w:pPrChange w:id="56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  <w:ins w:id="57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4C176B24" w14:textId="6129D4CF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B0D6CC0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D11C005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D00311E" w14:textId="260623A6" w:rsidR="00E57FED" w:rsidDel="001171E2" w:rsidRDefault="00E57FED" w:rsidP="001171E2">
      <w:pPr>
        <w:pStyle w:val="a3"/>
        <w:numPr>
          <w:ilvl w:val="0"/>
          <w:numId w:val="26"/>
        </w:numPr>
        <w:rPr>
          <w:del w:id="58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54925F3C" w14:textId="77777777" w:rsidR="001171E2" w:rsidRDefault="001171E2">
      <w:pPr>
        <w:pStyle w:val="a3"/>
        <w:numPr>
          <w:ilvl w:val="0"/>
          <w:numId w:val="26"/>
        </w:numPr>
        <w:rPr>
          <w:ins w:id="59" w:author="Dmitriy Kulakov" w:date="2021-06-09T00:52:00Z"/>
          <w:rFonts w:ascii="Times New Roman" w:hAnsi="Times New Roman" w:cs="Times New Roman"/>
          <w:sz w:val="28"/>
          <w:szCs w:val="28"/>
        </w:rPr>
      </w:pPr>
    </w:p>
    <w:p w14:paraId="14D74A5F" w14:textId="29C1F554" w:rsidR="001171E2" w:rsidRDefault="00204E7B" w:rsidP="001171E2">
      <w:pPr>
        <w:jc w:val="center"/>
        <w:rPr>
          <w:ins w:id="60" w:author="Dmitriy Kulakov" w:date="2021-06-09T00:52:00Z"/>
          <w:rFonts w:ascii="Times New Roman" w:hAnsi="Times New Roman" w:cs="Times New Roman"/>
          <w:sz w:val="28"/>
          <w:szCs w:val="28"/>
        </w:rPr>
      </w:pPr>
      <w:ins w:id="61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10ED630C" wp14:editId="7DFD7A6E">
              <wp:extent cx="2143424" cy="2391109"/>
              <wp:effectExtent l="0" t="0" r="9525" b="952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424" cy="23911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E8FB1E" w14:textId="01CE4EF3" w:rsidR="001171E2" w:rsidRDefault="001171E2" w:rsidP="001171E2">
      <w:pPr>
        <w:jc w:val="center"/>
        <w:rPr>
          <w:ins w:id="62" w:author="Dmitriy Kulakov" w:date="2021-06-09T00:52:00Z"/>
          <w:rFonts w:ascii="Times New Roman" w:hAnsi="Times New Roman" w:cs="Times New Roman"/>
          <w:sz w:val="28"/>
          <w:szCs w:val="28"/>
        </w:rPr>
      </w:pPr>
      <w:ins w:id="63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>Рисунок</w:t>
        </w:r>
        <w:r w:rsidR="00204E7B">
          <w:rPr>
            <w:rFonts w:ascii="Times New Roman" w:hAnsi="Times New Roman" w:cs="Times New Roman"/>
            <w:sz w:val="28"/>
            <w:szCs w:val="28"/>
          </w:rPr>
          <w:t xml:space="preserve"> 5.2.10 – Отношение КассаСотрудник</w:t>
        </w:r>
      </w:ins>
    </w:p>
    <w:p w14:paraId="6E7E22DC" w14:textId="77777777" w:rsidR="00204E7B" w:rsidRPr="001171E2" w:rsidRDefault="00204E7B">
      <w:pPr>
        <w:jc w:val="center"/>
        <w:rPr>
          <w:rFonts w:ascii="Times New Roman" w:hAnsi="Times New Roman" w:cs="Times New Roman"/>
          <w:sz w:val="28"/>
          <w:szCs w:val="28"/>
          <w:rPrChange w:id="64" w:author="Dmitriy Kulakov" w:date="2021-06-09T00:52:00Z">
            <w:rPr/>
          </w:rPrChange>
        </w:rPr>
        <w:pPrChange w:id="65" w:author="Dmitriy Kulakov" w:date="2021-06-09T00:52:00Z">
          <w:pPr>
            <w:pStyle w:val="a3"/>
            <w:ind w:left="1068"/>
          </w:pPr>
        </w:pPrChange>
      </w:pPr>
    </w:p>
    <w:p w14:paraId="19F258D8" w14:textId="36F68AB9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КинозалСотрудник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StaffChangeTime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5E394A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AC8B10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103C885B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34B9B1" w14:textId="0F520BB3" w:rsidR="00E57FED" w:rsidRDefault="00204E7B" w:rsidP="00204E7B">
      <w:pPr>
        <w:pStyle w:val="a3"/>
        <w:ind w:left="1068"/>
        <w:jc w:val="center"/>
        <w:rPr>
          <w:ins w:id="66" w:author="Dmitriy Kulakov" w:date="2021-06-09T00:53:00Z"/>
          <w:rFonts w:ascii="Times New Roman" w:hAnsi="Times New Roman" w:cs="Times New Roman"/>
          <w:sz w:val="28"/>
          <w:szCs w:val="28"/>
        </w:rPr>
      </w:pPr>
      <w:ins w:id="67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F2A49DF" wp14:editId="0460C429">
              <wp:extent cx="4391638" cy="2286319"/>
              <wp:effectExtent l="0" t="0" r="9525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1638" cy="2286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978B59" w14:textId="07E857ED" w:rsidR="00204E7B" w:rsidRDefault="00204E7B" w:rsidP="00204E7B">
      <w:pPr>
        <w:pStyle w:val="a3"/>
        <w:ind w:left="1068"/>
        <w:jc w:val="center"/>
        <w:rPr>
          <w:ins w:id="68" w:author="Dmitriy Kulakov" w:date="2021-06-09T00:53:00Z"/>
          <w:rFonts w:ascii="Times New Roman" w:hAnsi="Times New Roman" w:cs="Times New Roman"/>
          <w:sz w:val="28"/>
          <w:szCs w:val="28"/>
        </w:rPr>
      </w:pPr>
      <w:ins w:id="69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>Рисунок 5.2.11 – Отношение КинозалСотрудник</w:t>
        </w:r>
      </w:ins>
    </w:p>
    <w:p w14:paraId="7781DF15" w14:textId="77777777" w:rsidR="00204E7B" w:rsidRDefault="00204E7B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70" w:author="Dmitriy Kulakov" w:date="2021-06-09T00:53:00Z">
          <w:pPr>
            <w:pStyle w:val="a3"/>
            <w:ind w:left="1068"/>
          </w:pPr>
        </w:pPrChange>
      </w:pPr>
    </w:p>
    <w:p w14:paraId="01471A82" w14:textId="3D741ECC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D54683E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A2FE612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ACE55EC" w14:textId="4C582D7A" w:rsidR="00E57FED" w:rsidRDefault="00E57FED" w:rsidP="00E57FED">
      <w:pPr>
        <w:pStyle w:val="a3"/>
        <w:numPr>
          <w:ilvl w:val="0"/>
          <w:numId w:val="26"/>
        </w:numPr>
        <w:rPr>
          <w:ins w:id="71" w:author="Dmitriy Kulakov" w:date="2021-06-09T00:53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DD57D1B" w14:textId="310D3829" w:rsidR="00204E7B" w:rsidRDefault="00204E7B" w:rsidP="00204E7B">
      <w:pPr>
        <w:jc w:val="center"/>
        <w:rPr>
          <w:ins w:id="72" w:author="Dmitriy Kulakov" w:date="2021-06-09T00:53:00Z"/>
          <w:rFonts w:ascii="Times New Roman" w:hAnsi="Times New Roman" w:cs="Times New Roman"/>
          <w:sz w:val="28"/>
          <w:szCs w:val="28"/>
        </w:rPr>
      </w:pPr>
      <w:ins w:id="73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75D3AE20" wp14:editId="54CBFF47">
              <wp:extent cx="1952898" cy="2238687"/>
              <wp:effectExtent l="0" t="0" r="9525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2898" cy="2238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304FEA" w14:textId="33913B16" w:rsidR="00204E7B" w:rsidRDefault="00204E7B" w:rsidP="00204E7B">
      <w:pPr>
        <w:jc w:val="center"/>
        <w:rPr>
          <w:ins w:id="74" w:author="Dmitriy Kulakov" w:date="2021-06-09T00:54:00Z"/>
          <w:rFonts w:ascii="Times New Roman" w:hAnsi="Times New Roman" w:cs="Times New Roman"/>
          <w:sz w:val="28"/>
          <w:szCs w:val="28"/>
        </w:rPr>
      </w:pPr>
      <w:ins w:id="75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>Рисунок 5.2.</w:t>
        </w:r>
      </w:ins>
      <w:ins w:id="76" w:author="Dmitriy Kulakov" w:date="2021-06-09T00:54:00Z">
        <w:r>
          <w:rPr>
            <w:rFonts w:ascii="Times New Roman" w:hAnsi="Times New Roman" w:cs="Times New Roman"/>
            <w:sz w:val="28"/>
            <w:szCs w:val="28"/>
          </w:rPr>
          <w:t>12 – Отношение РекламаСотрудник</w:t>
        </w:r>
      </w:ins>
    </w:p>
    <w:p w14:paraId="65949AD3" w14:textId="77777777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77" w:author="Dmitriy Kulakov" w:date="2021-06-09T00:53:00Z">
            <w:rPr/>
          </w:rPrChange>
        </w:rPr>
        <w:pPrChange w:id="78" w:author="Dmitriy Kulakov" w:date="2021-06-09T00:53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1FD09E02" w14:textId="4EAC1F21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>, TypeDescription,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7CF988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27DD291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003B755" w14:textId="37BEBD06" w:rsidR="00E57FED" w:rsidRDefault="00E57FED" w:rsidP="00E57FED">
      <w:pPr>
        <w:pStyle w:val="a3"/>
        <w:numPr>
          <w:ilvl w:val="0"/>
          <w:numId w:val="26"/>
        </w:numPr>
        <w:rPr>
          <w:ins w:id="79" w:author="Dmitriy Kulakov" w:date="2021-06-09T00:54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666952" w14:textId="24719BDC" w:rsidR="00204E7B" w:rsidRDefault="00204E7B" w:rsidP="00204E7B">
      <w:pPr>
        <w:jc w:val="center"/>
        <w:rPr>
          <w:ins w:id="80" w:author="Dmitriy Kulakov" w:date="2021-06-09T00:55:00Z"/>
          <w:rFonts w:ascii="Times New Roman" w:hAnsi="Times New Roman" w:cs="Times New Roman"/>
          <w:sz w:val="28"/>
          <w:szCs w:val="28"/>
        </w:rPr>
      </w:pPr>
      <w:ins w:id="81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56409337" wp14:editId="065C77EE">
              <wp:extent cx="4163006" cy="1962424"/>
              <wp:effectExtent l="0" t="0" r="9525" b="0"/>
              <wp:docPr id="33" name="Рисунок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3006" cy="19624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751BD1" w14:textId="26C91255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82" w:author="Dmitriy Kulakov" w:date="2021-06-09T00:54:00Z">
            <w:rPr/>
          </w:rPrChange>
        </w:rPr>
        <w:pPrChange w:id="83" w:author="Dmitriy Kulakov" w:date="2021-06-09T00:55:00Z">
          <w:pPr>
            <w:pStyle w:val="a3"/>
            <w:numPr>
              <w:numId w:val="26"/>
            </w:numPr>
            <w:ind w:left="1428" w:hanging="360"/>
          </w:pPr>
        </w:pPrChange>
      </w:pPr>
      <w:ins w:id="84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5.2.13 – Отношение Тип</w:t>
        </w:r>
      </w:ins>
    </w:p>
    <w:p w14:paraId="630D3846" w14:textId="6A569C25" w:rsidR="00204E7B" w:rsidRPr="00E57FED" w:rsidDel="00204E7B" w:rsidRDefault="00204E7B">
      <w:pPr>
        <w:pStyle w:val="a3"/>
        <w:ind w:left="1068"/>
        <w:jc w:val="center"/>
        <w:rPr>
          <w:del w:id="85" w:author="Dmitriy Kulakov" w:date="2021-06-09T00:54:00Z"/>
          <w:rFonts w:ascii="Times New Roman" w:hAnsi="Times New Roman" w:cs="Times New Roman"/>
          <w:sz w:val="28"/>
          <w:szCs w:val="28"/>
        </w:rPr>
        <w:pPrChange w:id="86" w:author="Dmitriy Kulakov" w:date="2021-06-09T00:54:00Z">
          <w:pPr>
            <w:pStyle w:val="a3"/>
            <w:ind w:left="1068"/>
          </w:pPr>
        </w:pPrChange>
      </w:pPr>
    </w:p>
    <w:p w14:paraId="214A6FB9" w14:textId="34C7F596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>, TypeDescription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1BCCA5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586CFC6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FDDC641" w14:textId="7A1F34D8" w:rsidR="00E57FED" w:rsidRDefault="00E57FED" w:rsidP="00E57FED">
      <w:pPr>
        <w:pStyle w:val="a3"/>
        <w:numPr>
          <w:ilvl w:val="0"/>
          <w:numId w:val="26"/>
        </w:numPr>
        <w:rPr>
          <w:ins w:id="87" w:author="Dmitriy Kulakov" w:date="2021-06-09T00:55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A3B29A6" w14:textId="4C63A0A2" w:rsidR="00204E7B" w:rsidRDefault="00204E7B" w:rsidP="00204E7B">
      <w:pPr>
        <w:jc w:val="center"/>
        <w:rPr>
          <w:ins w:id="88" w:author="Dmitriy Kulakov" w:date="2021-06-09T00:55:00Z"/>
          <w:rFonts w:ascii="Times New Roman" w:hAnsi="Times New Roman" w:cs="Times New Roman"/>
          <w:sz w:val="28"/>
          <w:szCs w:val="28"/>
        </w:rPr>
      </w:pPr>
      <w:ins w:id="89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A0AACAD" wp14:editId="568F23F7">
              <wp:extent cx="4134427" cy="952633"/>
              <wp:effectExtent l="0" t="0" r="0" b="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4427" cy="9526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1641E4" w14:textId="236C96CF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90" w:author="Dmitriy Kulakov" w:date="2021-06-09T00:55:00Z">
            <w:rPr/>
          </w:rPrChange>
        </w:rPr>
        <w:pPrChange w:id="91" w:author="Dmitriy Kulakov" w:date="2021-06-09T00:55:00Z">
          <w:pPr>
            <w:pStyle w:val="a3"/>
            <w:numPr>
              <w:numId w:val="26"/>
            </w:numPr>
            <w:ind w:left="1428" w:hanging="360"/>
          </w:pPr>
        </w:pPrChange>
      </w:pPr>
      <w:ins w:id="92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5.2.14 – Отношение Тип</w:t>
        </w:r>
      </w:ins>
    </w:p>
    <w:p w14:paraId="76253FE6" w14:textId="77777777" w:rsidR="00E57FED" w:rsidRPr="00E57FED" w:rsidRDefault="00E57FED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FACC5A4" w14:textId="4B9C7325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006A9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69327D0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066B5AE4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F8A87E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6135A81" w14:textId="77777777" w:rsidR="00204E7B" w:rsidRDefault="00204E7B">
      <w:pPr>
        <w:pStyle w:val="a3"/>
        <w:ind w:left="1428"/>
        <w:jc w:val="center"/>
        <w:rPr>
          <w:ins w:id="93" w:author="Dmitriy Kulakov" w:date="2021-06-09T00:54:00Z"/>
          <w:rFonts w:ascii="Times New Roman" w:hAnsi="Times New Roman" w:cs="Times New Roman"/>
          <w:sz w:val="28"/>
          <w:szCs w:val="28"/>
        </w:rPr>
        <w:pPrChange w:id="94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95" w:author="Dmitriy Kulakov" w:date="2021-06-09T00:54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DCC738A" wp14:editId="27796680">
              <wp:extent cx="1876687" cy="2181529"/>
              <wp:effectExtent l="0" t="0" r="9525" b="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6687" cy="21815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83C93F" w14:textId="100710E1" w:rsidR="00204E7B" w:rsidRPr="00204E7B" w:rsidRDefault="00204E7B">
      <w:pPr>
        <w:ind w:left="1068"/>
        <w:jc w:val="center"/>
        <w:rPr>
          <w:ins w:id="96" w:author="Dmitriy Kulakov" w:date="2021-06-09T00:54:00Z"/>
          <w:rFonts w:ascii="Times New Roman" w:hAnsi="Times New Roman" w:cs="Times New Roman"/>
          <w:sz w:val="28"/>
          <w:szCs w:val="28"/>
          <w:rPrChange w:id="97" w:author="Dmitriy Kulakov" w:date="2021-06-09T00:54:00Z">
            <w:rPr>
              <w:ins w:id="98" w:author="Dmitriy Kulakov" w:date="2021-06-09T00:54:00Z"/>
            </w:rPr>
          </w:rPrChange>
        </w:rPr>
        <w:pPrChange w:id="99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100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101" w:author="Dmitriy Kulakov" w:date="2021-06-09T00:54:00Z">
              <w:rPr/>
            </w:rPrChange>
          </w:rPr>
          <w:t>Рисунок 5.2.1</w:t>
        </w:r>
      </w:ins>
      <w:ins w:id="102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5</w:t>
        </w:r>
      </w:ins>
      <w:ins w:id="103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104" w:author="Dmitriy Kulakov" w:date="2021-06-09T00:54:00Z">
              <w:rPr/>
            </w:rPrChange>
          </w:rPr>
          <w:t xml:space="preserve"> – Отношение СеансРеклама</w:t>
        </w:r>
      </w:ins>
    </w:p>
    <w:p w14:paraId="288F6EF4" w14:textId="0A42E454" w:rsidR="00E57FED" w:rsidRDefault="00E57FED" w:rsidP="00E57FED">
      <w:pPr>
        <w:rPr>
          <w:rFonts w:ascii="Times New Roman" w:hAnsi="Times New Roman" w:cs="Times New Roman"/>
          <w:sz w:val="28"/>
          <w:szCs w:val="28"/>
        </w:rPr>
      </w:pPr>
    </w:p>
    <w:p w14:paraId="433E29FB" w14:textId="42DD5641" w:rsidR="00A7727D" w:rsidRDefault="00A7727D" w:rsidP="00E57FED">
      <w:pPr>
        <w:rPr>
          <w:rFonts w:ascii="Times New Roman" w:hAnsi="Times New Roman" w:cs="Times New Roman"/>
          <w:sz w:val="28"/>
          <w:szCs w:val="28"/>
        </w:rPr>
      </w:pPr>
    </w:p>
    <w:p w14:paraId="4042CDCF" w14:textId="5DDE6201" w:rsidR="00A7727D" w:rsidRDefault="00A7727D" w:rsidP="00E57FED">
      <w:pPr>
        <w:rPr>
          <w:rFonts w:ascii="Times New Roman" w:hAnsi="Times New Roman" w:cs="Times New Roman"/>
          <w:sz w:val="28"/>
          <w:szCs w:val="28"/>
        </w:rPr>
      </w:pPr>
    </w:p>
    <w:p w14:paraId="3762981B" w14:textId="5C72122F" w:rsidR="00A7727D" w:rsidDel="00E22D19" w:rsidRDefault="00A7727D" w:rsidP="00E57FED">
      <w:pPr>
        <w:rPr>
          <w:del w:id="10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F306EC4" w14:textId="201618F1" w:rsidR="00A7727D" w:rsidDel="00E22D19" w:rsidRDefault="00A7727D" w:rsidP="00E57FED">
      <w:pPr>
        <w:rPr>
          <w:del w:id="10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AC790D3" w14:textId="66CD83F3" w:rsidR="00A7727D" w:rsidDel="00E22D19" w:rsidRDefault="00A7727D" w:rsidP="00E57FED">
      <w:pPr>
        <w:rPr>
          <w:del w:id="10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87D5300" w14:textId="754BF976" w:rsidR="00A7727D" w:rsidDel="00E22D19" w:rsidRDefault="00A7727D" w:rsidP="00E57FED">
      <w:pPr>
        <w:rPr>
          <w:del w:id="10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33147CCA" w14:textId="7EAE2231" w:rsidR="00A7727D" w:rsidDel="00E22D19" w:rsidRDefault="00A7727D" w:rsidP="00E57FED">
      <w:pPr>
        <w:rPr>
          <w:del w:id="10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DB629FF" w14:textId="7962BB97" w:rsidR="00A7727D" w:rsidDel="00E22D19" w:rsidRDefault="00A7727D" w:rsidP="00E57FED">
      <w:pPr>
        <w:rPr>
          <w:del w:id="11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35234CC" w14:textId="5BC3918E" w:rsidR="00A7727D" w:rsidDel="00E22D19" w:rsidRDefault="00A7727D" w:rsidP="00E57FED">
      <w:pPr>
        <w:rPr>
          <w:del w:id="11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9932C4A" w14:textId="78B3DE9B" w:rsidR="00A7727D" w:rsidDel="00E22D19" w:rsidRDefault="00A7727D" w:rsidP="00E57FED">
      <w:pPr>
        <w:rPr>
          <w:del w:id="11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4C5B603" w14:textId="276FE156" w:rsidR="00A7727D" w:rsidDel="00E22D19" w:rsidRDefault="00A7727D" w:rsidP="00E57FED">
      <w:pPr>
        <w:rPr>
          <w:del w:id="11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C92F3FE" w14:textId="0CA739BC" w:rsidR="00A7727D" w:rsidDel="00E22D19" w:rsidRDefault="00A7727D" w:rsidP="00E57FED">
      <w:pPr>
        <w:rPr>
          <w:del w:id="11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65E8857" w14:textId="579A98C5" w:rsidR="00A7727D" w:rsidDel="00E22D19" w:rsidRDefault="00A7727D" w:rsidP="00E57FED">
      <w:pPr>
        <w:rPr>
          <w:del w:id="11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5FEE07D" w14:textId="60E390CF" w:rsidR="00A7727D" w:rsidDel="00E22D19" w:rsidRDefault="00A7727D" w:rsidP="00E57FED">
      <w:pPr>
        <w:rPr>
          <w:del w:id="11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20DEA6F7" w14:textId="15374DD6" w:rsidR="00A7727D" w:rsidDel="00E22D19" w:rsidRDefault="00A7727D" w:rsidP="00E57FED">
      <w:pPr>
        <w:rPr>
          <w:del w:id="11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AA62624" w14:textId="05B1CF28" w:rsidR="00A7727D" w:rsidDel="00E22D19" w:rsidRDefault="00A7727D" w:rsidP="00E57FED">
      <w:pPr>
        <w:rPr>
          <w:del w:id="11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CA56A" w14:textId="1164DECB" w:rsidR="00A7727D" w:rsidDel="00E22D19" w:rsidRDefault="00A7727D" w:rsidP="00E57FED">
      <w:pPr>
        <w:rPr>
          <w:del w:id="11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FFA4EF3" w14:textId="65C3BA21" w:rsidR="00A7727D" w:rsidDel="00E22D19" w:rsidRDefault="00A7727D" w:rsidP="00E57FED">
      <w:pPr>
        <w:rPr>
          <w:del w:id="12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C42111D" w14:textId="20C88085" w:rsidR="00A7727D" w:rsidDel="00E22D19" w:rsidRDefault="00A7727D" w:rsidP="00E57FED">
      <w:pPr>
        <w:rPr>
          <w:del w:id="12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67731E9" w14:textId="46F743CF" w:rsidR="00A7727D" w:rsidDel="00E22D19" w:rsidRDefault="00A7727D" w:rsidP="00E57FED">
      <w:pPr>
        <w:rPr>
          <w:del w:id="12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884437C" w14:textId="16F13FB5" w:rsidR="00A7727D" w:rsidDel="00E22D19" w:rsidRDefault="00A7727D" w:rsidP="00E57FED">
      <w:pPr>
        <w:rPr>
          <w:del w:id="12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7CEA7" w14:textId="4025BE9F" w:rsidR="00A7727D" w:rsidDel="00E22D19" w:rsidRDefault="00A7727D" w:rsidP="00E57FED">
      <w:pPr>
        <w:rPr>
          <w:del w:id="12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B86E7FB" w14:textId="030EB8A0" w:rsidR="00A7727D" w:rsidDel="00E22D19" w:rsidRDefault="00A7727D" w:rsidP="00E57FED">
      <w:pPr>
        <w:rPr>
          <w:del w:id="12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E3D66E6" w14:textId="77777777" w:rsidR="00A7727D" w:rsidRDefault="00A7727D" w:rsidP="00E57FED">
      <w:pPr>
        <w:rPr>
          <w:rFonts w:ascii="Times New Roman" w:hAnsi="Times New Roman" w:cs="Times New Roman"/>
          <w:sz w:val="28"/>
          <w:szCs w:val="28"/>
        </w:rPr>
      </w:pPr>
    </w:p>
    <w:p w14:paraId="527CBF69" w14:textId="3719A0D2" w:rsidR="002006A9" w:rsidRPr="002006A9" w:rsidRDefault="002006A9" w:rsidP="002006A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200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Построение схемы базы данных</w:t>
      </w:r>
    </w:p>
    <w:p w14:paraId="50E6A03E" w14:textId="18807300" w:rsidR="00B726F9" w:rsidRDefault="00A7727D" w:rsidP="00E22D19">
      <w:pPr>
        <w:ind w:left="-567"/>
        <w:rPr>
          <w:ins w:id="126" w:author="Dmitriy Kulakov" w:date="2021-06-09T00:57:00Z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5738A" wp14:editId="50CCE37B">
                <wp:simplePos x="0" y="0"/>
                <wp:positionH relativeFrom="column">
                  <wp:posOffset>5220019</wp:posOffset>
                </wp:positionH>
                <wp:positionV relativeFrom="paragraph">
                  <wp:posOffset>3398812</wp:posOffset>
                </wp:positionV>
                <wp:extent cx="914400" cy="352745"/>
                <wp:effectExtent l="3492" t="0" r="25083" b="25082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5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D2240" w14:textId="0FF8BC94" w:rsidR="00A7727D" w:rsidRPr="00A7727D" w:rsidRDefault="00A7727D">
                            <w:r>
                              <w:t>Рисунок 5.2.16- Схема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738A" id="Надпись 17" o:spid="_x0000_s1027" type="#_x0000_t202" style="position:absolute;left:0;text-align:left;margin-left:411.05pt;margin-top:267.6pt;width:1in;height:27.8pt;rotation:-90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" fillcolor="white [3201]" strokecolor="white [3212]" strokeweight=".5pt">
                <v:textbox>
                  <w:txbxContent>
                    <w:p w14:paraId="0D2D2240" w14:textId="0FF8BC94" w:rsidR="00A7727D" w:rsidRPr="00A7727D" w:rsidRDefault="00A7727D">
                      <w:r>
                        <w:t>Рисунок 5.2.16- Схема базы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A772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4833E" wp14:editId="582181E1">
            <wp:extent cx="8665845" cy="5854021"/>
            <wp:effectExtent l="0" t="3492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7252" cy="58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8DCF" w14:textId="468AE36D" w:rsidR="00E22D19" w:rsidRPr="00DF44ED" w:rsidRDefault="00DF44ED" w:rsidP="00DF44ED">
      <w:pPr>
        <w:pStyle w:val="a3"/>
        <w:numPr>
          <w:ilvl w:val="1"/>
          <w:numId w:val="30"/>
        </w:numPr>
        <w:rPr>
          <w:ins w:id="127" w:author="Dmitriy Kulakov" w:date="2021-06-09T00:57:00Z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DF44ED">
        <w:rPr>
          <w:rFonts w:ascii="Times New Roman" w:hAnsi="Times New Roman" w:cs="Times New Roman"/>
          <w:b/>
          <w:bCs/>
          <w:sz w:val="28"/>
          <w:szCs w:val="28"/>
        </w:rPr>
        <w:t>Программирование объектов БД</w:t>
      </w:r>
    </w:p>
    <w:p w14:paraId="5AED0F08" w14:textId="49C3B75F" w:rsidR="00E22D19" w:rsidRPr="00B218B8" w:rsidRDefault="00E22D19">
      <w:pPr>
        <w:ind w:firstLine="708"/>
        <w:rPr>
          <w:ins w:id="128" w:author="Dmitriy Kulakov" w:date="2021-06-09T00:58:00Z"/>
          <w:rFonts w:ascii="Times New Roman" w:hAnsi="Times New Roman" w:cs="Times New Roman"/>
          <w:b/>
          <w:bCs/>
          <w:sz w:val="28"/>
          <w:szCs w:val="28"/>
          <w:rPrChange w:id="129" w:author="Dmitriy Kulakov" w:date="2021-06-16T11:26:00Z">
            <w:rPr>
              <w:ins w:id="130" w:author="Dmitriy Kulakov" w:date="2021-06-09T00:58:00Z"/>
              <w:rFonts w:ascii="Times New Roman" w:hAnsi="Times New Roman" w:cs="Times New Roman"/>
              <w:sz w:val="28"/>
              <w:szCs w:val="28"/>
            </w:rPr>
          </w:rPrChange>
        </w:rPr>
        <w:pPrChange w:id="131" w:author="Dmitriy Kulakov" w:date="2021-06-09T00:59:00Z">
          <w:pPr/>
        </w:pPrChange>
      </w:pPr>
      <w:ins w:id="132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33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Создание</w:t>
        </w:r>
      </w:ins>
      <w:ins w:id="134" w:author="Dmitriy Kulakov" w:date="2021-06-09T00:57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35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о</w:t>
        </w:r>
      </w:ins>
      <w:ins w:id="136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37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граничений</w:t>
        </w:r>
      </w:ins>
    </w:p>
    <w:p w14:paraId="745E93E6" w14:textId="1042C59C" w:rsidR="00E22D19" w:rsidRDefault="00E22D19" w:rsidP="00E22D19">
      <w:pPr>
        <w:ind w:firstLine="708"/>
        <w:jc w:val="both"/>
        <w:rPr>
          <w:ins w:id="138" w:author="Dmitriy Kulakov" w:date="2021-06-09T01:00:00Z"/>
          <w:rFonts w:ascii="Times New Roman" w:hAnsi="Times New Roman" w:cs="Times New Roman"/>
          <w:sz w:val="28"/>
          <w:szCs w:val="28"/>
        </w:rPr>
      </w:pPr>
      <w:ins w:id="139" w:author="Dmitriy Kulakov" w:date="2021-06-09T00:58:00Z">
        <w:r>
          <w:rPr>
            <w:rFonts w:ascii="Times New Roman" w:hAnsi="Times New Roman" w:cs="Times New Roman"/>
            <w:sz w:val="28"/>
            <w:szCs w:val="28"/>
          </w:rPr>
          <w:t>Ограничения – это специальные объекты в</w:t>
        </w:r>
      </w:ins>
      <w:ins w:id="140" w:author="Dmitriy Kulakov" w:date="2021-06-09T00:59:00Z">
        <w:r>
          <w:rPr>
            <w:rFonts w:ascii="Times New Roman" w:hAnsi="Times New Roman" w:cs="Times New Roman"/>
            <w:sz w:val="28"/>
            <w:szCs w:val="28"/>
          </w:rPr>
          <w:t xml:space="preserve"> СУБД, которые позволяют задать допустимые значения для определенных столбцов с целью обеспечения автоматической безопасности базы данных.</w:t>
        </w:r>
      </w:ins>
    </w:p>
    <w:p w14:paraId="6CA3B149" w14:textId="6F6378DB" w:rsidR="00E22D19" w:rsidRDefault="00E22D19" w:rsidP="00E22D19">
      <w:pPr>
        <w:ind w:firstLine="708"/>
        <w:jc w:val="both"/>
        <w:rPr>
          <w:ins w:id="141" w:author="Dmitriy Kulakov" w:date="2021-06-09T01:01:00Z"/>
          <w:rFonts w:ascii="Times New Roman" w:hAnsi="Times New Roman" w:cs="Times New Roman"/>
          <w:sz w:val="28"/>
          <w:szCs w:val="28"/>
        </w:rPr>
      </w:pPr>
      <w:ins w:id="142" w:author="Dmitriy Kulakov" w:date="2021-06-09T01:00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22D19">
          <w:rPr>
            <w:rFonts w:ascii="Times New Roman" w:hAnsi="Times New Roman" w:cs="Times New Roman"/>
            <w:sz w:val="28"/>
            <w:szCs w:val="28"/>
            <w:rPrChange w:id="143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22D19">
          <w:rPr>
            <w:rFonts w:ascii="Times New Roman" w:hAnsi="Times New Roman" w:cs="Times New Roman"/>
            <w:sz w:val="28"/>
            <w:szCs w:val="28"/>
            <w:rPrChange w:id="144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22D19">
          <w:rPr>
            <w:rFonts w:ascii="Times New Roman" w:hAnsi="Times New Roman" w:cs="Times New Roman"/>
            <w:sz w:val="28"/>
            <w:szCs w:val="28"/>
            <w:rPrChange w:id="145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реализовано несколько типов огра</w:t>
        </w:r>
      </w:ins>
      <w:ins w:id="146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ничений, при этом пользователю доступно создание собственных правил.</w:t>
        </w:r>
      </w:ins>
    </w:p>
    <w:p w14:paraId="56205CDF" w14:textId="2DCFC0E7" w:rsidR="00E22D19" w:rsidRDefault="00E22D19" w:rsidP="00E22D19">
      <w:pPr>
        <w:ind w:firstLine="708"/>
        <w:jc w:val="both"/>
        <w:rPr>
          <w:ins w:id="147" w:author="Dmitriy Kulakov" w:date="2021-06-09T01:01:00Z"/>
          <w:rFonts w:ascii="Times New Roman" w:hAnsi="Times New Roman" w:cs="Times New Roman"/>
          <w:sz w:val="28"/>
          <w:szCs w:val="28"/>
        </w:rPr>
      </w:pPr>
      <w:ins w:id="148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Основные ограничения:</w:t>
        </w:r>
      </w:ins>
    </w:p>
    <w:p w14:paraId="16281B10" w14:textId="18E6D430" w:rsidR="00E22D19" w:rsidRDefault="00E22D19" w:rsidP="00E22D19">
      <w:pPr>
        <w:pStyle w:val="a3"/>
        <w:numPr>
          <w:ilvl w:val="0"/>
          <w:numId w:val="28"/>
        </w:numPr>
        <w:jc w:val="both"/>
        <w:rPr>
          <w:ins w:id="149" w:author="Dmitriy Kulakov" w:date="2021-06-09T01:02:00Z"/>
          <w:rFonts w:ascii="Times New Roman" w:hAnsi="Times New Roman" w:cs="Times New Roman"/>
          <w:sz w:val="28"/>
          <w:szCs w:val="28"/>
        </w:rPr>
      </w:pPr>
      <w:ins w:id="150" w:author="Dmitriy Kulakov" w:date="2021-06-09T01:02:00Z">
        <w:r w:rsidRPr="0020222B">
          <w:rPr>
            <w:rFonts w:ascii="Times New Roman" w:hAnsi="Times New Roman" w:cs="Times New Roman"/>
            <w:sz w:val="28"/>
            <w:szCs w:val="28"/>
            <w:rPrChange w:id="151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[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NOT</w:t>
        </w:r>
        <w:r w:rsidRPr="0020222B">
          <w:rPr>
            <w:rFonts w:ascii="Times New Roman" w:hAnsi="Times New Roman" w:cs="Times New Roman"/>
            <w:sz w:val="28"/>
            <w:szCs w:val="28"/>
            <w:rPrChange w:id="152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Pr="0020222B">
          <w:rPr>
            <w:rFonts w:ascii="Times New Roman" w:hAnsi="Times New Roman" w:cs="Times New Roman"/>
            <w:sz w:val="28"/>
            <w:szCs w:val="28"/>
            <w:rPrChange w:id="153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 xml:space="preserve">запрет или разрешение </w:t>
        </w:r>
        <w:r w:rsidR="0020222B"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="0020222B" w:rsidRPr="0020222B">
          <w:rPr>
            <w:rFonts w:ascii="Times New Roman" w:hAnsi="Times New Roman" w:cs="Times New Roman"/>
            <w:sz w:val="28"/>
            <w:szCs w:val="28"/>
            <w:rPrChange w:id="154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="0020222B">
          <w:rPr>
            <w:rFonts w:ascii="Times New Roman" w:hAnsi="Times New Roman" w:cs="Times New Roman"/>
            <w:sz w:val="28"/>
            <w:szCs w:val="28"/>
          </w:rPr>
          <w:t>значений в столбце;</w:t>
        </w:r>
      </w:ins>
    </w:p>
    <w:p w14:paraId="6A66E8B0" w14:textId="5E42485D" w:rsidR="0020222B" w:rsidRDefault="0020222B" w:rsidP="00E22D19">
      <w:pPr>
        <w:pStyle w:val="a3"/>
        <w:numPr>
          <w:ilvl w:val="0"/>
          <w:numId w:val="28"/>
        </w:numPr>
        <w:jc w:val="both"/>
        <w:rPr>
          <w:ins w:id="155" w:author="Dmitriy Kulakov" w:date="2021-06-09T01:03:00Z"/>
          <w:rFonts w:ascii="Times New Roman" w:hAnsi="Times New Roman" w:cs="Times New Roman"/>
          <w:sz w:val="28"/>
          <w:szCs w:val="28"/>
        </w:rPr>
      </w:pPr>
      <w:ins w:id="156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PRIMARY</w:t>
        </w:r>
        <w:r w:rsidRPr="0020222B">
          <w:rPr>
            <w:rFonts w:ascii="Times New Roman" w:hAnsi="Times New Roman" w:cs="Times New Roman"/>
            <w:sz w:val="28"/>
            <w:szCs w:val="28"/>
            <w:rPrChange w:id="157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58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первичного ключа;</w:t>
        </w:r>
      </w:ins>
    </w:p>
    <w:p w14:paraId="74E6DE17" w14:textId="6E8068CD" w:rsidR="0020222B" w:rsidRDefault="0020222B" w:rsidP="00E22D19">
      <w:pPr>
        <w:pStyle w:val="a3"/>
        <w:numPr>
          <w:ilvl w:val="0"/>
          <w:numId w:val="28"/>
        </w:numPr>
        <w:jc w:val="both"/>
        <w:rPr>
          <w:ins w:id="159" w:author="Dmitriy Kulakov" w:date="2021-06-09T01:03:00Z"/>
          <w:rFonts w:ascii="Times New Roman" w:hAnsi="Times New Roman" w:cs="Times New Roman"/>
          <w:sz w:val="28"/>
          <w:szCs w:val="28"/>
        </w:rPr>
      </w:pPr>
      <w:ins w:id="160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FOREIGN</w:t>
        </w:r>
        <w:r w:rsidRPr="0020222B">
          <w:rPr>
            <w:rFonts w:ascii="Times New Roman" w:hAnsi="Times New Roman" w:cs="Times New Roman"/>
            <w:sz w:val="28"/>
            <w:szCs w:val="28"/>
            <w:rPrChange w:id="161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62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внешнего ключа;</w:t>
        </w:r>
      </w:ins>
    </w:p>
    <w:p w14:paraId="4F416E9E" w14:textId="11A2D42B" w:rsidR="0020222B" w:rsidRDefault="0020222B" w:rsidP="00E22D19">
      <w:pPr>
        <w:pStyle w:val="a3"/>
        <w:numPr>
          <w:ilvl w:val="0"/>
          <w:numId w:val="28"/>
        </w:numPr>
        <w:jc w:val="both"/>
        <w:rPr>
          <w:ins w:id="163" w:author="Dmitriy Kulakov" w:date="2021-06-09T01:04:00Z"/>
          <w:rFonts w:ascii="Times New Roman" w:hAnsi="Times New Roman" w:cs="Times New Roman"/>
          <w:sz w:val="28"/>
          <w:szCs w:val="28"/>
        </w:rPr>
      </w:pPr>
      <w:ins w:id="164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UNIQUE</w:t>
        </w:r>
        <w:r w:rsidRPr="0020222B">
          <w:rPr>
            <w:rFonts w:ascii="Times New Roman" w:hAnsi="Times New Roman" w:cs="Times New Roman"/>
            <w:sz w:val="28"/>
            <w:szCs w:val="28"/>
            <w:rPrChange w:id="165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66" w:author="Dmitriy Kulakov" w:date="2021-06-09T01:04:00Z">
        <w:r w:rsidRPr="0020222B">
          <w:rPr>
            <w:rFonts w:ascii="Times New Roman" w:hAnsi="Times New Roman" w:cs="Times New Roman"/>
            <w:sz w:val="28"/>
            <w:szCs w:val="28"/>
            <w:rPrChange w:id="167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–</w:t>
        </w:r>
      </w:ins>
      <w:ins w:id="168" w:author="Dmitriy Kulakov" w:date="2021-06-09T01:03:00Z">
        <w:r w:rsidRPr="0020222B">
          <w:rPr>
            <w:rFonts w:ascii="Times New Roman" w:hAnsi="Times New Roman" w:cs="Times New Roman"/>
            <w:sz w:val="28"/>
            <w:szCs w:val="28"/>
            <w:rPrChange w:id="169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70" w:author="Dmitriy Kulakov" w:date="2021-06-09T01:04:00Z">
        <w:r>
          <w:rPr>
            <w:rFonts w:ascii="Times New Roman" w:hAnsi="Times New Roman" w:cs="Times New Roman"/>
            <w:sz w:val="28"/>
            <w:szCs w:val="28"/>
          </w:rPr>
          <w:t>ограничение уникальности значения столбца;</w:t>
        </w:r>
      </w:ins>
    </w:p>
    <w:p w14:paraId="2EB23310" w14:textId="0F19C759" w:rsidR="0020222B" w:rsidRDefault="0020222B" w:rsidP="00E22D19">
      <w:pPr>
        <w:pStyle w:val="a3"/>
        <w:numPr>
          <w:ilvl w:val="0"/>
          <w:numId w:val="28"/>
        </w:numPr>
        <w:jc w:val="both"/>
        <w:rPr>
          <w:ins w:id="171" w:author="Dmitriy Kulakov" w:date="2021-06-09T01:04:00Z"/>
          <w:rFonts w:ascii="Times New Roman" w:hAnsi="Times New Roman" w:cs="Times New Roman"/>
          <w:sz w:val="28"/>
          <w:szCs w:val="28"/>
        </w:rPr>
      </w:pPr>
      <w:ins w:id="172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CHECK</w:t>
        </w:r>
        <w:r w:rsidRPr="0020222B">
          <w:rPr>
            <w:rFonts w:ascii="Times New Roman" w:hAnsi="Times New Roman" w:cs="Times New Roman"/>
            <w:sz w:val="28"/>
            <w:szCs w:val="28"/>
            <w:rPrChange w:id="173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проверка значения столбца на соответствие условию;</w:t>
        </w:r>
      </w:ins>
    </w:p>
    <w:p w14:paraId="7632AF99" w14:textId="6F38A132" w:rsidR="0020222B" w:rsidRDefault="0020222B" w:rsidP="00E22D19">
      <w:pPr>
        <w:pStyle w:val="a3"/>
        <w:numPr>
          <w:ilvl w:val="0"/>
          <w:numId w:val="28"/>
        </w:numPr>
        <w:jc w:val="both"/>
        <w:rPr>
          <w:ins w:id="174" w:author="Dmitriy Kulakov" w:date="2021-06-09T01:05:00Z"/>
          <w:rFonts w:ascii="Times New Roman" w:hAnsi="Times New Roman" w:cs="Times New Roman"/>
          <w:sz w:val="28"/>
          <w:szCs w:val="28"/>
        </w:rPr>
      </w:pPr>
      <w:ins w:id="175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DEFAULT</w:t>
        </w:r>
        <w:r w:rsidRPr="0020222B">
          <w:rPr>
            <w:rFonts w:ascii="Times New Roman" w:hAnsi="Times New Roman" w:cs="Times New Roman"/>
            <w:sz w:val="28"/>
            <w:szCs w:val="28"/>
            <w:rPrChange w:id="176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задание стандартного значения для столбца</w:t>
        </w:r>
      </w:ins>
      <w:ins w:id="177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0072E816" w14:textId="61799893" w:rsidR="0020222B" w:rsidRDefault="0020222B" w:rsidP="0020222B">
      <w:pPr>
        <w:ind w:left="360" w:firstLine="348"/>
        <w:jc w:val="both"/>
        <w:rPr>
          <w:ins w:id="178" w:author="Dmitriy Kulakov" w:date="2021-06-26T01:45:00Z"/>
          <w:rFonts w:ascii="Times New Roman" w:hAnsi="Times New Roman" w:cs="Times New Roman"/>
          <w:sz w:val="28"/>
          <w:szCs w:val="28"/>
        </w:rPr>
      </w:pPr>
      <w:ins w:id="179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 xml:space="preserve">Задание пользовательских правил производится посредством команды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0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81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2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RULE</w:t>
        </w:r>
      </w:ins>
      <w:ins w:id="183" w:author="Dmitriy Kulakov" w:date="2021-06-09T01:06:00Z"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84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85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6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20222B">
          <w:rPr>
            <w:rFonts w:ascii="Times New Roman" w:hAnsi="Times New Roman" w:cs="Times New Roman"/>
            <w:sz w:val="28"/>
            <w:szCs w:val="28"/>
            <w:rPrChange w:id="187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condition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88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)</w:t>
        </w:r>
      </w:ins>
      <w:ins w:id="189" w:author="Dmitriy Kulakov" w:date="2021-06-09T01:07:00Z">
        <w:r w:rsidRPr="0020222B">
          <w:rPr>
            <w:rFonts w:ascii="Times New Roman" w:hAnsi="Times New Roman" w:cs="Times New Roman"/>
            <w:sz w:val="28"/>
            <w:szCs w:val="28"/>
            <w:rPrChange w:id="190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. </w:t>
        </w:r>
        <w:r>
          <w:rPr>
            <w:rFonts w:ascii="Times New Roman" w:hAnsi="Times New Roman" w:cs="Times New Roman"/>
            <w:sz w:val="28"/>
            <w:szCs w:val="28"/>
          </w:rPr>
          <w:t>Чтобы привязать правило к сто</w:t>
        </w:r>
      </w:ins>
      <w:ins w:id="191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лбцу таблицы нужно исполнить процедуру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2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3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4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</w:t>
        </w:r>
      </w:ins>
      <w:ins w:id="195" w:author="Dmitriy Kulakov" w:date="2021-06-26T01:45:00Z">
        <w:r w:rsid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</w:rPr>
          <w:t>rule</w:t>
        </w:r>
      </w:ins>
      <w:ins w:id="196" w:author="Dmitriy Kulakov" w:date="2021-06-09T01:08:00Z">
        <w:r w:rsidRPr="0020222B">
          <w:rPr>
            <w:rFonts w:ascii="Times New Roman" w:hAnsi="Times New Roman" w:cs="Times New Roman"/>
            <w:sz w:val="28"/>
            <w:szCs w:val="28"/>
            <w:rPrChange w:id="197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  <w:ins w:id="198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10DF295B" w14:textId="5E1ECB18" w:rsidR="005B3F89" w:rsidRPr="002B12FA" w:rsidRDefault="005B3F89" w:rsidP="0020222B">
      <w:pPr>
        <w:ind w:left="360" w:firstLine="348"/>
        <w:jc w:val="both"/>
        <w:rPr>
          <w:ins w:id="199" w:author="Dmitriy Kulakov" w:date="2021-06-09T01:09:00Z"/>
          <w:rFonts w:ascii="Times New Roman" w:hAnsi="Times New Roman" w:cs="Times New Roman"/>
          <w:sz w:val="28"/>
          <w:szCs w:val="28"/>
        </w:rPr>
      </w:pPr>
      <w:ins w:id="200" w:author="Dmitriy Kulakov" w:date="2021-06-26T01:45:00Z">
        <w:r>
          <w:rPr>
            <w:rFonts w:ascii="Times New Roman" w:hAnsi="Times New Roman" w:cs="Times New Roman"/>
            <w:sz w:val="28"/>
            <w:szCs w:val="28"/>
          </w:rPr>
          <w:t>Чтобы создать пользовательские умолчания, необходимо испол</w:t>
        </w:r>
      </w:ins>
      <w:ins w:id="201" w:author="Dmitriy Kulakov" w:date="2021-06-26T01:46:00Z">
        <w:r>
          <w:rPr>
            <w:rFonts w:ascii="Times New Roman" w:hAnsi="Times New Roman" w:cs="Times New Roman"/>
            <w:sz w:val="28"/>
            <w:szCs w:val="28"/>
          </w:rPr>
          <w:t xml:space="preserve">ьзовать команду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2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03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4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DEFAULT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05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 xml:space="preserve">«»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6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07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5B3F89">
          <w:rPr>
            <w:rFonts w:ascii="Times New Roman" w:hAnsi="Times New Roman" w:cs="Times New Roman"/>
            <w:sz w:val="28"/>
            <w:szCs w:val="28"/>
            <w:rPrChange w:id="208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(</w:t>
        </w:r>
        <w:r>
          <w:rPr>
            <w:rFonts w:ascii="Times New Roman" w:hAnsi="Times New Roman" w:cs="Times New Roman"/>
            <w:sz w:val="28"/>
            <w:szCs w:val="28"/>
          </w:rPr>
          <w:t>«»</w:t>
        </w:r>
        <w:r w:rsidRPr="005B3F89">
          <w:rPr>
            <w:rFonts w:ascii="Times New Roman" w:hAnsi="Times New Roman" w:cs="Times New Roman"/>
            <w:sz w:val="28"/>
            <w:szCs w:val="28"/>
            <w:rPrChange w:id="209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). </w:t>
        </w:r>
        <w:r>
          <w:rPr>
            <w:rFonts w:ascii="Times New Roman" w:hAnsi="Times New Roman" w:cs="Times New Roman"/>
            <w:sz w:val="28"/>
            <w:szCs w:val="28"/>
          </w:rPr>
          <w:t xml:space="preserve">Для привязки – </w:t>
        </w:r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10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r w:rsidRPr="002B12FA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11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12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bindefault</w:t>
        </w:r>
        <w:r w:rsidRPr="002B12FA">
          <w:rPr>
            <w:rFonts w:ascii="Times New Roman" w:hAnsi="Times New Roman" w:cs="Times New Roman"/>
            <w:sz w:val="28"/>
            <w:szCs w:val="28"/>
            <w:rPrChange w:id="213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</w:p>
    <w:p w14:paraId="270C0794" w14:textId="533E4299" w:rsidR="0020222B" w:rsidRDefault="0020222B" w:rsidP="0020222B">
      <w:pPr>
        <w:ind w:left="360" w:firstLine="348"/>
        <w:jc w:val="both"/>
        <w:rPr>
          <w:ins w:id="214" w:author="Dmitriy Kulakov" w:date="2021-06-09T01:09:00Z"/>
          <w:rFonts w:ascii="Times New Roman" w:hAnsi="Times New Roman" w:cs="Times New Roman"/>
          <w:sz w:val="28"/>
          <w:szCs w:val="28"/>
        </w:rPr>
      </w:pPr>
      <w:ins w:id="215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Данная </w:t>
        </w:r>
      </w:ins>
      <w:ins w:id="216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комбинация </w:t>
        </w:r>
      </w:ins>
      <w:ins w:id="217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команд будет использована для задания ограничени</w:t>
        </w:r>
      </w:ins>
      <w:ins w:id="218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й</w:t>
        </w:r>
      </w:ins>
      <w:ins w:id="219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220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</w:ins>
      <w:ins w:id="221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некото</w:t>
        </w:r>
      </w:ins>
      <w:ins w:id="222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рых таблицах.</w:t>
        </w:r>
      </w:ins>
    </w:p>
    <w:p w14:paraId="08C3F600" w14:textId="446D4A32" w:rsidR="00FB53A3" w:rsidRPr="00F06D4C" w:rsidRDefault="00FB53A3">
      <w:pPr>
        <w:jc w:val="both"/>
        <w:rPr>
          <w:ins w:id="223" w:author="Dmitriy Kulakov" w:date="2021-06-09T01:07:00Z"/>
          <w:rFonts w:ascii="Times New Roman" w:hAnsi="Times New Roman" w:cs="Times New Roman"/>
          <w:b/>
          <w:bCs/>
          <w:sz w:val="28"/>
          <w:szCs w:val="28"/>
          <w:rPrChange w:id="224" w:author="Dmitriy Kulakov" w:date="2021-06-26T01:35:00Z">
            <w:rPr>
              <w:ins w:id="225" w:author="Dmitriy Kulakov" w:date="2021-06-09T01:07:00Z"/>
              <w:rFonts w:ascii="Times New Roman" w:hAnsi="Times New Roman" w:cs="Times New Roman"/>
              <w:sz w:val="28"/>
              <w:szCs w:val="28"/>
            </w:rPr>
          </w:rPrChange>
        </w:rPr>
        <w:pPrChange w:id="226" w:author="Dmitriy Kulakov" w:date="2021-06-16T11:40:00Z">
          <w:pPr>
            <w:ind w:left="360" w:firstLine="348"/>
            <w:jc w:val="both"/>
          </w:pPr>
        </w:pPrChange>
      </w:pPr>
      <w:ins w:id="227" w:author="Dmitriy Kulakov" w:date="2021-06-16T11:40:00Z">
        <w:r w:rsidRPr="00F06D4C">
          <w:rPr>
            <w:rFonts w:ascii="Times New Roman" w:hAnsi="Times New Roman" w:cs="Times New Roman"/>
            <w:sz w:val="28"/>
            <w:szCs w:val="28"/>
            <w:rPrChange w:id="228" w:author="Dmitriy Kulakov" w:date="2021-06-26T01:3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ab/>
        </w:r>
        <w:r w:rsidRPr="00F06D4C">
          <w:rPr>
            <w:rFonts w:ascii="Times New Roman" w:hAnsi="Times New Roman" w:cs="Times New Roman"/>
            <w:b/>
            <w:bCs/>
            <w:sz w:val="28"/>
            <w:szCs w:val="28"/>
            <w:rPrChange w:id="229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Ограничения, реализованные в базе данных</w:t>
        </w:r>
      </w:ins>
      <w:ins w:id="230" w:author="Dmitriy Kulakov" w:date="2021-06-16T11:47:00Z">
        <w:r w:rsidR="0028630A" w:rsidRPr="00F06D4C">
          <w:rPr>
            <w:rFonts w:ascii="Times New Roman" w:hAnsi="Times New Roman" w:cs="Times New Roman"/>
            <w:b/>
            <w:bCs/>
            <w:sz w:val="28"/>
            <w:szCs w:val="28"/>
            <w:rPrChange w:id="231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14:paraId="4F73AC7C" w14:textId="3BED23F8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32" w:author="Dmitriy Kulakov" w:date="2021-06-26T01:38:00Z"/>
          <w:rFonts w:ascii="Times New Roman" w:hAnsi="Times New Roman" w:cs="Times New Roman"/>
          <w:sz w:val="28"/>
          <w:szCs w:val="28"/>
        </w:rPr>
      </w:pPr>
      <w:ins w:id="233" w:author="Dmitriy Kulakov" w:date="2021-06-26T01:35:00Z">
        <w:r w:rsidRPr="00F06D4C">
          <w:rPr>
            <w:rFonts w:ascii="Times New Roman" w:hAnsi="Times New Roman" w:cs="Times New Roman"/>
            <w:sz w:val="28"/>
            <w:szCs w:val="28"/>
            <w:rPrChange w:id="234" w:author="Dmitriy Kulakov" w:date="2021-06-26T01:35:00Z">
              <w:rPr/>
            </w:rPrChange>
          </w:rPr>
          <w:t>Правило, ограничивающее рейтинг фильма:</w:t>
        </w:r>
      </w:ins>
    </w:p>
    <w:p w14:paraId="1389BB76" w14:textId="55454CF6" w:rsidR="005B3F89" w:rsidRPr="005B3F89" w:rsidRDefault="005B3F89">
      <w:pPr>
        <w:ind w:firstLine="360"/>
        <w:rPr>
          <w:ins w:id="235" w:author="Dmitriy Kulakov" w:date="2021-06-26T01:35:00Z"/>
          <w:rFonts w:ascii="Times New Roman" w:hAnsi="Times New Roman" w:cs="Times New Roman"/>
          <w:sz w:val="28"/>
          <w:szCs w:val="28"/>
          <w:rPrChange w:id="236" w:author="Dmitriy Kulakov" w:date="2021-06-26T01:38:00Z">
            <w:rPr>
              <w:ins w:id="237" w:author="Dmitriy Kulakov" w:date="2021-06-26T01:35:00Z"/>
            </w:rPr>
          </w:rPrChange>
        </w:rPr>
        <w:pPrChange w:id="238" w:author="Dmitriy Kulakov" w:date="2021-06-26T01:39:00Z">
          <w:pPr>
            <w:pStyle w:val="a3"/>
            <w:numPr>
              <w:numId w:val="29"/>
            </w:numPr>
            <w:ind w:hanging="360"/>
            <w:jc w:val="both"/>
          </w:pPr>
        </w:pPrChange>
      </w:pPr>
      <w:ins w:id="239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5EA66051" wp14:editId="2FC9F34C">
              <wp:extent cx="3715268" cy="600159"/>
              <wp:effectExtent l="0" t="0" r="0" b="9525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5268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223F48" w14:textId="7187655A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40" w:author="Dmitriy Kulakov" w:date="2021-06-26T01:38:00Z"/>
          <w:rFonts w:ascii="Times New Roman" w:hAnsi="Times New Roman" w:cs="Times New Roman"/>
          <w:sz w:val="28"/>
          <w:szCs w:val="28"/>
        </w:rPr>
      </w:pPr>
      <w:ins w:id="241" w:author="Dmitriy Kulakov" w:date="2021-06-26T01:35:00Z">
        <w:r>
          <w:rPr>
            <w:rFonts w:ascii="Times New Roman" w:hAnsi="Times New Roman" w:cs="Times New Roman"/>
            <w:sz w:val="28"/>
            <w:szCs w:val="28"/>
          </w:rPr>
          <w:t xml:space="preserve">Правило, </w:t>
        </w:r>
      </w:ins>
      <w:ins w:id="242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>ограничивающее минимальную стоимость рекламы:</w:t>
        </w:r>
      </w:ins>
    </w:p>
    <w:p w14:paraId="7248171E" w14:textId="50BE1E51" w:rsidR="005B3F89" w:rsidRPr="005B3F89" w:rsidRDefault="005B3F89">
      <w:pPr>
        <w:ind w:firstLine="360"/>
        <w:rPr>
          <w:ins w:id="243" w:author="Dmitriy Kulakov" w:date="2021-06-26T01:36:00Z"/>
          <w:rFonts w:ascii="Times New Roman" w:hAnsi="Times New Roman" w:cs="Times New Roman"/>
          <w:sz w:val="28"/>
          <w:szCs w:val="28"/>
          <w:rPrChange w:id="244" w:author="Dmitriy Kulakov" w:date="2021-06-26T01:38:00Z">
            <w:rPr>
              <w:ins w:id="245" w:author="Dmitriy Kulakov" w:date="2021-06-26T01:36:00Z"/>
            </w:rPr>
          </w:rPrChange>
        </w:rPr>
        <w:pPrChange w:id="246" w:author="Dmitriy Kulakov" w:date="2021-06-26T01:39:00Z">
          <w:pPr>
            <w:pStyle w:val="a3"/>
            <w:numPr>
              <w:numId w:val="29"/>
            </w:numPr>
            <w:ind w:hanging="360"/>
            <w:jc w:val="both"/>
          </w:pPr>
        </w:pPrChange>
      </w:pPr>
      <w:ins w:id="247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9DDB53" wp14:editId="4AF3C715">
              <wp:extent cx="4315427" cy="628738"/>
              <wp:effectExtent l="0" t="0" r="0" b="0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5427" cy="6287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AF915D" w14:textId="13D6A49D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48" w:author="Dmitriy Kulakov" w:date="2021-06-26T01:38:00Z"/>
          <w:rFonts w:ascii="Times New Roman" w:hAnsi="Times New Roman" w:cs="Times New Roman"/>
          <w:sz w:val="28"/>
          <w:szCs w:val="28"/>
        </w:rPr>
      </w:pPr>
      <w:ins w:id="249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 xml:space="preserve">Правило, ограничивающее номер </w:t>
        </w:r>
        <w:r w:rsidR="005B3F89">
          <w:rPr>
            <w:rFonts w:ascii="Times New Roman" w:hAnsi="Times New Roman" w:cs="Times New Roman"/>
            <w:sz w:val="28"/>
            <w:szCs w:val="28"/>
          </w:rPr>
          <w:t>ряда в кинозале</w:t>
        </w:r>
      </w:ins>
      <w:r w:rsidR="000B3693">
        <w:rPr>
          <w:rFonts w:ascii="Times New Roman" w:hAnsi="Times New Roman" w:cs="Times New Roman"/>
          <w:sz w:val="28"/>
          <w:szCs w:val="28"/>
        </w:rPr>
        <w:t xml:space="preserve"> для билета</w:t>
      </w:r>
      <w:ins w:id="250" w:author="Dmitriy Kulakov" w:date="2021-06-26T01:36:00Z">
        <w:r w:rsidR="005B3F89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1E429670" w14:textId="0CD39E07" w:rsidR="005B3F89" w:rsidRDefault="005B3F89" w:rsidP="005B3F89">
      <w:pPr>
        <w:ind w:firstLine="360"/>
        <w:rPr>
          <w:ins w:id="251" w:author="Dmitriy Kulakov" w:date="2021-06-26T01:39:00Z"/>
          <w:rFonts w:ascii="Times New Roman" w:hAnsi="Times New Roman" w:cs="Times New Roman"/>
          <w:sz w:val="28"/>
          <w:szCs w:val="28"/>
        </w:rPr>
      </w:pPr>
      <w:ins w:id="252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397DC75" wp14:editId="53F167E5">
              <wp:extent cx="3400900" cy="619211"/>
              <wp:effectExtent l="0" t="0" r="9525" b="9525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900" cy="6192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083DCC" w14:textId="6233B65C" w:rsidR="005B3F89" w:rsidRDefault="005B3F89" w:rsidP="005B3F89">
      <w:pPr>
        <w:pStyle w:val="a3"/>
        <w:numPr>
          <w:ilvl w:val="0"/>
          <w:numId w:val="29"/>
        </w:numPr>
        <w:rPr>
          <w:ins w:id="253" w:author="Dmitriy Kulakov" w:date="2021-06-26T01:43:00Z"/>
          <w:rFonts w:ascii="Times New Roman" w:hAnsi="Times New Roman" w:cs="Times New Roman"/>
          <w:sz w:val="28"/>
          <w:szCs w:val="28"/>
        </w:rPr>
      </w:pPr>
      <w:ins w:id="254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lastRenderedPageBreak/>
          <w:t>Умолчание, задающее опыт сотрудника:</w:t>
        </w:r>
      </w:ins>
    </w:p>
    <w:p w14:paraId="74E7DABC" w14:textId="34D8DACA" w:rsidR="005B3F89" w:rsidRPr="005B3F89" w:rsidRDefault="005B3F89">
      <w:pPr>
        <w:ind w:firstLine="360"/>
        <w:rPr>
          <w:ins w:id="255" w:author="Dmitriy Kulakov" w:date="2021-06-26T01:40:00Z"/>
          <w:rFonts w:ascii="Times New Roman" w:hAnsi="Times New Roman" w:cs="Times New Roman"/>
          <w:sz w:val="28"/>
          <w:szCs w:val="28"/>
          <w:rPrChange w:id="256" w:author="Dmitriy Kulakov" w:date="2021-06-26T01:43:00Z">
            <w:rPr>
              <w:ins w:id="257" w:author="Dmitriy Kulakov" w:date="2021-06-26T01:40:00Z"/>
            </w:rPr>
          </w:rPrChange>
        </w:rPr>
        <w:pPrChange w:id="258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59" w:author="Dmitriy Kulakov" w:date="2021-06-26T01:43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E4E4621" wp14:editId="1BE55C86">
              <wp:extent cx="4353533" cy="600159"/>
              <wp:effectExtent l="0" t="0" r="0" b="9525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3533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7C0C65" w14:textId="491B2FF6" w:rsidR="005B3F89" w:rsidRDefault="005B3F89" w:rsidP="005B3F89">
      <w:pPr>
        <w:pStyle w:val="a3"/>
        <w:numPr>
          <w:ilvl w:val="0"/>
          <w:numId w:val="29"/>
        </w:numPr>
        <w:rPr>
          <w:ins w:id="260" w:author="Dmitriy Kulakov" w:date="2021-06-26T01:43:00Z"/>
          <w:rFonts w:ascii="Times New Roman" w:hAnsi="Times New Roman" w:cs="Times New Roman"/>
          <w:sz w:val="28"/>
          <w:szCs w:val="28"/>
        </w:rPr>
      </w:pPr>
      <w:ins w:id="261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t>Умолчание, задающее стандартное время смены персонала:</w:t>
        </w:r>
      </w:ins>
    </w:p>
    <w:p w14:paraId="330BBB72" w14:textId="5A37B485" w:rsidR="005B3F89" w:rsidRPr="005B3F89" w:rsidRDefault="005B3F89">
      <w:pPr>
        <w:ind w:left="360"/>
        <w:rPr>
          <w:ins w:id="262" w:author="Dmitriy Kulakov" w:date="2021-06-26T01:40:00Z"/>
          <w:rFonts w:ascii="Times New Roman" w:hAnsi="Times New Roman" w:cs="Times New Roman"/>
          <w:sz w:val="28"/>
          <w:szCs w:val="28"/>
          <w:rPrChange w:id="263" w:author="Dmitriy Kulakov" w:date="2021-06-26T01:43:00Z">
            <w:rPr>
              <w:ins w:id="264" w:author="Dmitriy Kulakov" w:date="2021-06-26T01:40:00Z"/>
            </w:rPr>
          </w:rPrChange>
        </w:rPr>
        <w:pPrChange w:id="265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66" w:author="Dmitriy Kulakov" w:date="2021-06-26T01:44:00Z">
        <w:r>
          <w:rPr>
            <w:noProof/>
          </w:rPr>
          <w:drawing>
            <wp:inline distT="0" distB="0" distL="0" distR="0" wp14:anchorId="26153227" wp14:editId="1631C1DC">
              <wp:extent cx="4857143" cy="780952"/>
              <wp:effectExtent l="0" t="0" r="635" b="635"/>
              <wp:docPr id="38" name="Рисунок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7143" cy="7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5C8473" w14:textId="7AA15CF7" w:rsidR="005B3F89" w:rsidRDefault="005B3F89" w:rsidP="005B3F89">
      <w:pPr>
        <w:pStyle w:val="a3"/>
        <w:numPr>
          <w:ilvl w:val="0"/>
          <w:numId w:val="29"/>
        </w:numPr>
        <w:rPr>
          <w:ins w:id="267" w:author="Dmitriy Kulakov" w:date="2021-06-26T01:44:00Z"/>
          <w:rFonts w:ascii="Times New Roman" w:hAnsi="Times New Roman" w:cs="Times New Roman"/>
          <w:sz w:val="28"/>
          <w:szCs w:val="28"/>
        </w:rPr>
      </w:pPr>
      <w:ins w:id="268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Умолчание, задающее путь к </w:t>
        </w:r>
      </w:ins>
      <w:r w:rsidR="008B7D72">
        <w:rPr>
          <w:rFonts w:ascii="Times New Roman" w:hAnsi="Times New Roman" w:cs="Times New Roman"/>
          <w:sz w:val="28"/>
          <w:szCs w:val="28"/>
        </w:rPr>
        <w:t xml:space="preserve">стандартному </w:t>
      </w:r>
      <w:ins w:id="269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изображению </w:t>
        </w:r>
      </w:ins>
      <w:ins w:id="270" w:author="Dmitriy Kulakov" w:date="2021-06-26T01:43:00Z">
        <w:r>
          <w:rPr>
            <w:rFonts w:ascii="Times New Roman" w:hAnsi="Times New Roman" w:cs="Times New Roman"/>
            <w:sz w:val="28"/>
            <w:szCs w:val="28"/>
          </w:rPr>
          <w:t>фильма:</w:t>
        </w:r>
      </w:ins>
    </w:p>
    <w:p w14:paraId="01BE0CE8" w14:textId="5063258A" w:rsidR="005B3F89" w:rsidRPr="005B3F89" w:rsidRDefault="005B3F89">
      <w:pPr>
        <w:ind w:left="360"/>
        <w:rPr>
          <w:ins w:id="271" w:author="Dmitriy Kulakov" w:date="2021-06-26T01:43:00Z"/>
          <w:rFonts w:ascii="Times New Roman" w:hAnsi="Times New Roman" w:cs="Times New Roman"/>
          <w:sz w:val="28"/>
          <w:szCs w:val="28"/>
          <w:rPrChange w:id="272" w:author="Dmitriy Kulakov" w:date="2021-06-26T01:44:00Z">
            <w:rPr>
              <w:ins w:id="273" w:author="Dmitriy Kulakov" w:date="2021-06-26T01:43:00Z"/>
            </w:rPr>
          </w:rPrChange>
        </w:rPr>
        <w:pPrChange w:id="274" w:author="Dmitriy Kulakov" w:date="2021-06-26T01:44:00Z">
          <w:pPr>
            <w:pStyle w:val="a3"/>
            <w:numPr>
              <w:numId w:val="29"/>
            </w:numPr>
            <w:ind w:hanging="360"/>
          </w:pPr>
        </w:pPrChange>
      </w:pPr>
      <w:ins w:id="275" w:author="Dmitriy Kulakov" w:date="2021-06-26T01:44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6A3FB39" wp14:editId="5BE9763F">
              <wp:extent cx="3667637" cy="609685"/>
              <wp:effectExtent l="0" t="0" r="9525" b="0"/>
              <wp:docPr id="37" name="Рисунок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7637" cy="60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DAF528" w14:textId="368A8747" w:rsidR="005B3F89" w:rsidRPr="001C615D" w:rsidRDefault="001C615D" w:rsidP="005B3F89">
      <w:pPr>
        <w:rPr>
          <w:ins w:id="276" w:author="Dmitriy Kulakov" w:date="2021-06-26T01:48:00Z"/>
          <w:rFonts w:ascii="Times New Roman" w:hAnsi="Times New Roman" w:cs="Times New Roman"/>
          <w:b/>
          <w:bCs/>
          <w:sz w:val="28"/>
          <w:szCs w:val="28"/>
          <w:rPrChange w:id="277" w:author="Dmitriy Kulakov" w:date="2021-06-26T01:48:00Z">
            <w:rPr>
              <w:ins w:id="278" w:author="Dmitriy Kulakov" w:date="2021-06-26T01:48:00Z"/>
              <w:rFonts w:ascii="Times New Roman" w:hAnsi="Times New Roman" w:cs="Times New Roman"/>
              <w:sz w:val="28"/>
              <w:szCs w:val="28"/>
            </w:rPr>
          </w:rPrChange>
        </w:rPr>
      </w:pPr>
      <w:ins w:id="279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ab/>
        </w:r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280" w:author="Dmitriy Kulakov" w:date="2021-06-26T0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Создание пользовательских типов</w:t>
        </w:r>
      </w:ins>
    </w:p>
    <w:p w14:paraId="7B74912C" w14:textId="068D9D0D" w:rsidR="001C615D" w:rsidRDefault="001C615D" w:rsidP="001C615D">
      <w:pPr>
        <w:ind w:firstLine="708"/>
        <w:rPr>
          <w:ins w:id="281" w:author="Dmitriy Kulakov" w:date="2021-06-26T01:52:00Z"/>
          <w:rFonts w:ascii="Times New Roman" w:hAnsi="Times New Roman" w:cs="Times New Roman"/>
          <w:sz w:val="28"/>
          <w:szCs w:val="28"/>
        </w:rPr>
      </w:pPr>
      <w:ins w:id="282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>Данные типы позволяют реализовывать пользовательскую логику на ос</w:t>
        </w:r>
      </w:ins>
      <w:ins w:id="283" w:author="Dmitriy Kulakov" w:date="2021-06-26T01:49:00Z">
        <w:r>
          <w:rPr>
            <w:rFonts w:ascii="Times New Roman" w:hAnsi="Times New Roman" w:cs="Times New Roman"/>
            <w:sz w:val="28"/>
            <w:szCs w:val="28"/>
          </w:rPr>
          <w:t xml:space="preserve">нове стандартных типов базы. Создание типа производится посредством команды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</w:t>
        </w:r>
      </w:ins>
      <w:ins w:id="285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6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8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TYPE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9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</w:ins>
      <w:ins w:id="290" w:author="Dmitriy Kulakov" w:date="2021-06-26T01:51:00Z"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</w:ins>
      <w:ins w:id="291" w:author="Dmitriy Kulakov" w:date="2021-06-26T01:50:00Z"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1C615D">
          <w:rPr>
            <w:rFonts w:ascii="Times New Roman" w:hAnsi="Times New Roman" w:cs="Times New Roman"/>
            <w:sz w:val="28"/>
            <w:szCs w:val="28"/>
            <w:rPrChange w:id="292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93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FROM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9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type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 w:rsidRPr="001C615D">
          <w:rPr>
            <w:rFonts w:ascii="Times New Roman" w:hAnsi="Times New Roman" w:cs="Times New Roman"/>
            <w:sz w:val="28"/>
            <w:szCs w:val="28"/>
            <w:rPrChange w:id="295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[</w:t>
        </w:r>
      </w:ins>
      <w:ins w:id="296" w:author="Dmitriy Kulakov" w:date="2021-06-26T01:51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9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98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| </w:t>
        </w:r>
      </w:ins>
      <w:ins w:id="299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300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NOT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301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302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</w:ins>
      <w:ins w:id="303" w:author="Dmitriy Kulakov" w:date="2021-06-26T01:51:00Z">
        <w:r w:rsidRPr="001C615D">
          <w:rPr>
            <w:rFonts w:ascii="Times New Roman" w:hAnsi="Times New Roman" w:cs="Times New Roman"/>
            <w:sz w:val="28"/>
            <w:szCs w:val="28"/>
            <w:rPrChange w:id="30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]. </w:t>
        </w:r>
        <w:r>
          <w:rPr>
            <w:rFonts w:ascii="Times New Roman" w:hAnsi="Times New Roman" w:cs="Times New Roman"/>
            <w:sz w:val="28"/>
            <w:szCs w:val="28"/>
          </w:rPr>
          <w:t>На столбцы, обладающие пользователь</w:t>
        </w:r>
      </w:ins>
      <w:ins w:id="305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t>ским типом, так же можно навешивать ограничения.</w:t>
        </w:r>
      </w:ins>
    </w:p>
    <w:p w14:paraId="01CEB81E" w14:textId="180EEA6E" w:rsidR="001C615D" w:rsidRDefault="001C615D" w:rsidP="001C615D">
      <w:pPr>
        <w:pStyle w:val="a3"/>
        <w:rPr>
          <w:ins w:id="306" w:author="Dmitriy Kulakov" w:date="2021-06-26T01:52:00Z"/>
          <w:rFonts w:ascii="Times New Roman" w:hAnsi="Times New Roman" w:cs="Times New Roman"/>
          <w:sz w:val="28"/>
          <w:szCs w:val="28"/>
        </w:rPr>
      </w:pPr>
      <w:ins w:id="307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t>Пользовательские типы, реализованные в базе данных:</w:t>
        </w:r>
      </w:ins>
    </w:p>
    <w:p w14:paraId="0F4436AF" w14:textId="42ABEFDD" w:rsidR="001C615D" w:rsidRDefault="001C615D" w:rsidP="001C615D">
      <w:pPr>
        <w:pStyle w:val="a3"/>
        <w:numPr>
          <w:ilvl w:val="0"/>
          <w:numId w:val="29"/>
        </w:numPr>
        <w:rPr>
          <w:ins w:id="308" w:author="Dmitriy Kulakov" w:date="2021-06-26T01:54:00Z"/>
          <w:rFonts w:ascii="Times New Roman" w:hAnsi="Times New Roman" w:cs="Times New Roman"/>
          <w:sz w:val="28"/>
          <w:szCs w:val="28"/>
        </w:rPr>
      </w:pPr>
      <w:ins w:id="309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Паспорт, основанный на символьном типе:</w:t>
        </w:r>
      </w:ins>
    </w:p>
    <w:p w14:paraId="591DDC5B" w14:textId="3A44354C" w:rsidR="001C615D" w:rsidRPr="001C615D" w:rsidRDefault="001C615D">
      <w:pPr>
        <w:ind w:left="360"/>
        <w:rPr>
          <w:ins w:id="310" w:author="Dmitriy Kulakov" w:date="2021-06-26T01:53:00Z"/>
          <w:rFonts w:ascii="Times New Roman" w:hAnsi="Times New Roman" w:cs="Times New Roman"/>
          <w:sz w:val="28"/>
          <w:szCs w:val="28"/>
          <w:rPrChange w:id="311" w:author="Dmitriy Kulakov" w:date="2021-06-26T01:54:00Z">
            <w:rPr>
              <w:ins w:id="312" w:author="Dmitriy Kulakov" w:date="2021-06-26T01:53:00Z"/>
            </w:rPr>
          </w:rPrChange>
        </w:rPr>
        <w:pPrChange w:id="313" w:author="Dmitriy Kulakov" w:date="2021-06-26T01:54:00Z">
          <w:pPr>
            <w:pStyle w:val="a3"/>
            <w:numPr>
              <w:numId w:val="29"/>
            </w:numPr>
            <w:ind w:hanging="360"/>
          </w:pPr>
        </w:pPrChange>
      </w:pPr>
      <w:ins w:id="314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BD832B" wp14:editId="325DEB4E">
              <wp:extent cx="3677163" cy="1047896"/>
              <wp:effectExtent l="0" t="0" r="0" b="0"/>
              <wp:docPr id="39" name="Рисунок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163" cy="1047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CBBDC3" w14:textId="310A81E6" w:rsidR="001C615D" w:rsidRDefault="001C615D" w:rsidP="001C615D">
      <w:pPr>
        <w:pStyle w:val="a3"/>
        <w:numPr>
          <w:ilvl w:val="0"/>
          <w:numId w:val="29"/>
        </w:numPr>
        <w:rPr>
          <w:ins w:id="315" w:author="Dmitriy Kulakov" w:date="2021-06-26T01:54:00Z"/>
          <w:rFonts w:ascii="Times New Roman" w:hAnsi="Times New Roman" w:cs="Times New Roman"/>
          <w:sz w:val="28"/>
          <w:szCs w:val="28"/>
        </w:rPr>
      </w:pPr>
      <w:ins w:id="316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Номер телефона, основанный на символьном типе:</w:t>
        </w:r>
      </w:ins>
    </w:p>
    <w:p w14:paraId="7B26136B" w14:textId="1201ACC8" w:rsidR="001C615D" w:rsidRPr="001C615D" w:rsidRDefault="001C615D">
      <w:pPr>
        <w:ind w:left="360"/>
        <w:rPr>
          <w:ins w:id="317" w:author="Dmitriy Kulakov" w:date="2021-06-26T01:53:00Z"/>
          <w:rFonts w:ascii="Times New Roman" w:hAnsi="Times New Roman" w:cs="Times New Roman"/>
          <w:sz w:val="28"/>
          <w:szCs w:val="28"/>
          <w:rPrChange w:id="318" w:author="Dmitriy Kulakov" w:date="2021-06-26T01:54:00Z">
            <w:rPr>
              <w:ins w:id="319" w:author="Dmitriy Kulakov" w:date="2021-06-26T01:53:00Z"/>
            </w:rPr>
          </w:rPrChange>
        </w:rPr>
        <w:pPrChange w:id="320" w:author="Dmitriy Kulakov" w:date="2021-06-26T01:55:00Z">
          <w:pPr>
            <w:pStyle w:val="a3"/>
            <w:numPr>
              <w:numId w:val="29"/>
            </w:numPr>
            <w:ind w:hanging="360"/>
          </w:pPr>
        </w:pPrChange>
      </w:pPr>
      <w:ins w:id="321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4E3864" wp14:editId="04D635F7">
              <wp:extent cx="2172003" cy="447737"/>
              <wp:effectExtent l="0" t="0" r="0" b="9525"/>
              <wp:docPr id="40" name="Рисунок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200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CE82DF" w14:textId="65EB4070" w:rsidR="001C615D" w:rsidRDefault="001C615D" w:rsidP="001C615D">
      <w:pPr>
        <w:pStyle w:val="a3"/>
        <w:numPr>
          <w:ilvl w:val="0"/>
          <w:numId w:val="29"/>
        </w:numPr>
        <w:rPr>
          <w:ins w:id="322" w:author="Dmitriy Kulakov" w:date="2021-06-26T01:54:00Z"/>
          <w:rFonts w:ascii="Times New Roman" w:hAnsi="Times New Roman" w:cs="Times New Roman"/>
          <w:sz w:val="28"/>
          <w:szCs w:val="28"/>
        </w:rPr>
      </w:pPr>
      <w:ins w:id="323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Путь к изображению фильма</w:t>
        </w:r>
      </w:ins>
      <w:ins w:id="324" w:author="Dmitriy Kulakov" w:date="2021-06-26T01:54:00Z">
        <w:r>
          <w:rPr>
            <w:rFonts w:ascii="Times New Roman" w:hAnsi="Times New Roman" w:cs="Times New Roman"/>
            <w:sz w:val="28"/>
            <w:szCs w:val="28"/>
          </w:rPr>
          <w:t>, основанный на символьном типе:</w:t>
        </w:r>
      </w:ins>
    </w:p>
    <w:p w14:paraId="0D13F33D" w14:textId="57627071" w:rsidR="001C615D" w:rsidRPr="001C615D" w:rsidRDefault="001C615D">
      <w:pPr>
        <w:ind w:left="360"/>
        <w:rPr>
          <w:ins w:id="325" w:author="Dmitriy Kulakov" w:date="2021-06-26T01:39:00Z"/>
          <w:rFonts w:ascii="Times New Roman" w:hAnsi="Times New Roman" w:cs="Times New Roman"/>
          <w:sz w:val="28"/>
          <w:szCs w:val="28"/>
          <w:rPrChange w:id="326" w:author="Dmitriy Kulakov" w:date="2021-06-26T01:55:00Z">
            <w:rPr>
              <w:ins w:id="327" w:author="Dmitriy Kulakov" w:date="2021-06-26T01:39:00Z"/>
            </w:rPr>
          </w:rPrChange>
        </w:rPr>
        <w:pPrChange w:id="328" w:author="Dmitriy Kulakov" w:date="2021-06-26T01:54:00Z">
          <w:pPr>
            <w:ind w:firstLine="360"/>
          </w:pPr>
        </w:pPrChange>
      </w:pPr>
      <w:ins w:id="329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680791D" wp14:editId="39B3341D">
              <wp:extent cx="2276793" cy="447737"/>
              <wp:effectExtent l="0" t="0" r="9525" b="0"/>
              <wp:docPr id="41" name="Рисунок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79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9514AE" w14:textId="7AF0BEB6" w:rsidR="005B3F89" w:rsidRDefault="005B3F89" w:rsidP="005B3F89">
      <w:pPr>
        <w:ind w:firstLine="360"/>
        <w:rPr>
          <w:ins w:id="330" w:author="Dmitriy Kulakov" w:date="2021-06-26T01:58:00Z"/>
          <w:rFonts w:ascii="Times New Roman" w:hAnsi="Times New Roman" w:cs="Times New Roman"/>
          <w:sz w:val="28"/>
          <w:szCs w:val="28"/>
        </w:rPr>
      </w:pPr>
    </w:p>
    <w:p w14:paraId="00D14B6D" w14:textId="77777777" w:rsidR="00712E11" w:rsidRDefault="00712E11" w:rsidP="005B3F89">
      <w:pPr>
        <w:ind w:firstLine="360"/>
        <w:rPr>
          <w:ins w:id="331" w:author="Dmitriy Kulakov" w:date="2021-06-26T01:56:00Z"/>
          <w:rFonts w:ascii="Times New Roman" w:hAnsi="Times New Roman" w:cs="Times New Roman"/>
          <w:sz w:val="28"/>
          <w:szCs w:val="28"/>
        </w:rPr>
      </w:pPr>
    </w:p>
    <w:p w14:paraId="4C36EA3F" w14:textId="389ED2EF" w:rsidR="001C615D" w:rsidRPr="002B12FA" w:rsidRDefault="001C615D" w:rsidP="001C615D">
      <w:pPr>
        <w:ind w:firstLine="360"/>
        <w:rPr>
          <w:ins w:id="332" w:author="Dmitriy Kulakov" w:date="2021-06-26T01:57:00Z"/>
          <w:rFonts w:ascii="Times New Roman" w:hAnsi="Times New Roman" w:cs="Times New Roman"/>
          <w:b/>
          <w:bCs/>
          <w:sz w:val="28"/>
          <w:szCs w:val="28"/>
          <w:rPrChange w:id="333" w:author="Dmitriy Kulakov" w:date="2021-06-26T11:04:00Z">
            <w:rPr>
              <w:ins w:id="334" w:author="Dmitriy Kulakov" w:date="2021-06-26T01:57:00Z"/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rPrChange>
        </w:rPr>
      </w:pPr>
      <w:ins w:id="335" w:author="Dmitriy Kulakov" w:date="2021-06-26T01:56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36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ab/>
          <w:t>Разработка пре</w:t>
        </w:r>
      </w:ins>
      <w:ins w:id="337" w:author="Dmitriy Kulakov" w:date="2021-06-26T01:57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38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дставлений</w:t>
        </w:r>
      </w:ins>
    </w:p>
    <w:p w14:paraId="400EE9E0" w14:textId="78473916" w:rsidR="001C615D" w:rsidRDefault="00712E11" w:rsidP="00712E11">
      <w:pPr>
        <w:ind w:firstLine="708"/>
        <w:rPr>
          <w:ins w:id="339" w:author="Dmitriy Kulakov" w:date="2021-06-26T01:58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40" w:author="Dmitriy Kulakov" w:date="2021-06-26T01:58:00Z"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41" w:author="Dmitriy Kulakov" w:date="2021-06-26T01:58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Представление — это виртуальная таблица, содержимое которой определяется запросом. Как и таблица, представление состоит из ряда именованных столбцов и строк данных. Пока представление не будет проиндексировано, оно не существует в базе данных как хранимая совокупность значений. </w:t>
        </w:r>
      </w:ins>
    </w:p>
    <w:p w14:paraId="5F65EC70" w14:textId="1F7A0E60" w:rsidR="00712E11" w:rsidRDefault="00712E11" w:rsidP="00712E11">
      <w:pPr>
        <w:ind w:firstLine="708"/>
        <w:rPr>
          <w:ins w:id="342" w:author="Dmitriy Kulakov" w:date="2021-06-26T02:00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43" w:author="Dmitriy Kulakov" w:date="2021-06-26T01:58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Для соз</w:t>
        </w:r>
      </w:ins>
      <w:ins w:id="344" w:author="Dmitriy Kulakov" w:date="2021-06-26T01:59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 xml:space="preserve">дания представления используется команда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br/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45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CREATE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46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47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VIEW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48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«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lang w:val="en-US"/>
          </w:rPr>
          <w:t>name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»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49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50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AS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51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52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SELECT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53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…</w:t>
        </w:r>
      </w:ins>
    </w:p>
    <w:p w14:paraId="28862BD4" w14:textId="464BF915" w:rsidR="00712E11" w:rsidRDefault="00712E11" w:rsidP="00712E11">
      <w:pPr>
        <w:ind w:firstLine="708"/>
        <w:rPr>
          <w:ins w:id="354" w:author="Dmitriy Kulakov" w:date="2021-06-26T02:00:00Z"/>
          <w:rFonts w:ascii="Times New Roman" w:hAnsi="Times New Roman" w:cs="Times New Roman"/>
          <w:sz w:val="28"/>
          <w:szCs w:val="28"/>
        </w:rPr>
      </w:pPr>
      <w:ins w:id="355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Представления, разработанные для базы данных:</w:t>
        </w:r>
      </w:ins>
    </w:p>
    <w:p w14:paraId="6B9F78A9" w14:textId="05D7A963" w:rsidR="00712E11" w:rsidRDefault="00712E11" w:rsidP="00712E11">
      <w:pPr>
        <w:pStyle w:val="a3"/>
        <w:numPr>
          <w:ilvl w:val="0"/>
          <w:numId w:val="29"/>
        </w:numPr>
        <w:rPr>
          <w:ins w:id="356" w:author="Dmitriy Kulakov" w:date="2021-06-26T02:14:00Z"/>
          <w:rFonts w:ascii="Times New Roman" w:hAnsi="Times New Roman" w:cs="Times New Roman"/>
          <w:sz w:val="28"/>
          <w:szCs w:val="28"/>
        </w:rPr>
      </w:pPr>
      <w:ins w:id="357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Информация о сеансе:</w:t>
        </w:r>
      </w:ins>
    </w:p>
    <w:p w14:paraId="3D89E8E5" w14:textId="56BB96CF" w:rsidR="0073122A" w:rsidRDefault="0073122A" w:rsidP="0073122A">
      <w:pPr>
        <w:rPr>
          <w:ins w:id="358" w:author="Dmitriy Kulakov" w:date="2021-06-26T02:17:00Z"/>
          <w:rFonts w:ascii="Times New Roman" w:hAnsi="Times New Roman" w:cs="Times New Roman"/>
          <w:sz w:val="28"/>
          <w:szCs w:val="28"/>
        </w:rPr>
      </w:pPr>
      <w:ins w:id="359" w:author="Dmitriy Kulakov" w:date="2021-06-26T02:14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0DC1868" wp14:editId="76A148F6">
              <wp:extent cx="5649113" cy="1352739"/>
              <wp:effectExtent l="0" t="0" r="0" b="0"/>
              <wp:docPr id="43" name="Рисунок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9113" cy="13527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9566A1" w14:textId="0CE7F9E3" w:rsidR="0073122A" w:rsidRDefault="0073122A" w:rsidP="0073122A">
      <w:pPr>
        <w:rPr>
          <w:ins w:id="360" w:author="Dmitriy Kulakov" w:date="2021-06-26T02:17:00Z"/>
          <w:rFonts w:ascii="Times New Roman" w:hAnsi="Times New Roman" w:cs="Times New Roman"/>
          <w:sz w:val="28"/>
          <w:szCs w:val="28"/>
        </w:rPr>
      </w:pPr>
      <w:ins w:id="361" w:author="Dmitriy Kulakov" w:date="2021-06-26T02:17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30FC3317" wp14:editId="5640BEE3">
              <wp:extent cx="5849166" cy="1724266"/>
              <wp:effectExtent l="0" t="0" r="0" b="9525"/>
              <wp:docPr id="46" name="Рисунок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9166" cy="17242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6A30C3" w14:textId="738EE012" w:rsidR="0073122A" w:rsidRPr="00C94F2C" w:rsidRDefault="0073122A">
      <w:pPr>
        <w:jc w:val="center"/>
        <w:rPr>
          <w:ins w:id="362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63" w:author="Dmitriy Kulakov" w:date="2021-06-26T02:20:00Z">
            <w:rPr>
              <w:ins w:id="364" w:author="Dmitriy Kulakov" w:date="2021-06-26T02:01:00Z"/>
            </w:rPr>
          </w:rPrChange>
        </w:rPr>
        <w:pPrChange w:id="365" w:author="Dmitriy Kulakov" w:date="2021-06-26T02:17:00Z">
          <w:pPr>
            <w:pStyle w:val="a3"/>
            <w:numPr>
              <w:numId w:val="29"/>
            </w:numPr>
            <w:ind w:hanging="360"/>
          </w:pPr>
        </w:pPrChange>
      </w:pPr>
      <w:ins w:id="366" w:author="Dmitriy Kulakov" w:date="2021-06-26T02:17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367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>5.</w:t>
        </w:r>
      </w:ins>
      <w:r w:rsidR="00DF44ED">
        <w:rPr>
          <w:rFonts w:ascii="Times New Roman" w:hAnsi="Times New Roman" w:cs="Times New Roman"/>
          <w:sz w:val="28"/>
          <w:szCs w:val="28"/>
        </w:rPr>
        <w:t>3</w:t>
      </w:r>
      <w:ins w:id="368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 xml:space="preserve">.1 – Представление </w:t>
        </w:r>
        <w:r w:rsidR="00C94F2C">
          <w:rPr>
            <w:rFonts w:ascii="Times New Roman" w:hAnsi="Times New Roman" w:cs="Times New Roman"/>
            <w:sz w:val="28"/>
            <w:szCs w:val="28"/>
            <w:lang w:val="en-US"/>
          </w:rPr>
          <w:t>SeanceView</w:t>
        </w:r>
      </w:ins>
    </w:p>
    <w:p w14:paraId="2451706E" w14:textId="2478F6E3" w:rsidR="00712E11" w:rsidRDefault="00712E11" w:rsidP="00712E11">
      <w:pPr>
        <w:pStyle w:val="a3"/>
        <w:numPr>
          <w:ilvl w:val="0"/>
          <w:numId w:val="29"/>
        </w:numPr>
        <w:rPr>
          <w:ins w:id="369" w:author="Dmitriy Kulakov" w:date="2021-06-26T02:15:00Z"/>
          <w:rFonts w:ascii="Times New Roman" w:hAnsi="Times New Roman" w:cs="Times New Roman"/>
          <w:sz w:val="28"/>
          <w:szCs w:val="28"/>
        </w:rPr>
      </w:pPr>
      <w:ins w:id="370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рекламе:</w:t>
        </w:r>
      </w:ins>
    </w:p>
    <w:p w14:paraId="4FA41D22" w14:textId="5D0BCBBB" w:rsidR="0073122A" w:rsidRDefault="0073122A" w:rsidP="0073122A">
      <w:pPr>
        <w:rPr>
          <w:ins w:id="371" w:author="Dmitriy Kulakov" w:date="2021-06-26T02:20:00Z"/>
          <w:rFonts w:ascii="Times New Roman" w:hAnsi="Times New Roman" w:cs="Times New Roman"/>
          <w:sz w:val="28"/>
          <w:szCs w:val="28"/>
        </w:rPr>
      </w:pPr>
      <w:ins w:id="372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A39B96" wp14:editId="0A4267B1">
              <wp:extent cx="5940425" cy="1696085"/>
              <wp:effectExtent l="0" t="0" r="3175" b="0"/>
              <wp:docPr id="44" name="Рисунок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696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93BC25" w14:textId="5B4B353D" w:rsidR="00C94F2C" w:rsidRDefault="00C94F2C" w:rsidP="0073122A">
      <w:pPr>
        <w:rPr>
          <w:ins w:id="373" w:author="Dmitriy Kulakov" w:date="2021-06-26T02:20:00Z"/>
          <w:rFonts w:ascii="Times New Roman" w:hAnsi="Times New Roman" w:cs="Times New Roman"/>
          <w:sz w:val="28"/>
          <w:szCs w:val="28"/>
        </w:rPr>
      </w:pPr>
      <w:ins w:id="374" w:author="Dmitriy Kulakov" w:date="2021-06-26T02:20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7715A69A" wp14:editId="70CF49B2">
              <wp:extent cx="5940425" cy="1278255"/>
              <wp:effectExtent l="0" t="0" r="3175" b="0"/>
              <wp:docPr id="47" name="Рисунок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278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463D80" w14:textId="79E4AF25" w:rsidR="00C94F2C" w:rsidRPr="00C94F2C" w:rsidRDefault="00C94F2C">
      <w:pPr>
        <w:jc w:val="center"/>
        <w:rPr>
          <w:ins w:id="375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76" w:author="Dmitriy Kulakov" w:date="2021-06-26T02:21:00Z">
            <w:rPr>
              <w:ins w:id="377" w:author="Dmitriy Kulakov" w:date="2021-06-26T02:01:00Z"/>
            </w:rPr>
          </w:rPrChange>
        </w:rPr>
        <w:pPrChange w:id="378" w:author="Dmitriy Kulakov" w:date="2021-06-26T02:20:00Z">
          <w:pPr>
            <w:pStyle w:val="a3"/>
            <w:numPr>
              <w:numId w:val="29"/>
            </w:numPr>
            <w:ind w:hanging="360"/>
          </w:pPr>
        </w:pPrChange>
      </w:pPr>
      <w:ins w:id="379" w:author="Dmitriy Kulakov" w:date="2021-06-26T02:20:00Z">
        <w:r>
          <w:rPr>
            <w:rFonts w:ascii="Times New Roman" w:hAnsi="Times New Roman" w:cs="Times New Roman"/>
            <w:sz w:val="28"/>
            <w:szCs w:val="28"/>
          </w:rPr>
          <w:t>Рисунок 5.</w:t>
        </w:r>
      </w:ins>
      <w:r w:rsidR="00DF44ED">
        <w:rPr>
          <w:rFonts w:ascii="Times New Roman" w:hAnsi="Times New Roman" w:cs="Times New Roman"/>
          <w:sz w:val="28"/>
          <w:szCs w:val="28"/>
        </w:rPr>
        <w:t>3.2</w:t>
      </w:r>
      <w:ins w:id="380" w:author="Dmitriy Kulakov" w:date="2021-06-26T02:21:00Z">
        <w:r>
          <w:rPr>
            <w:rFonts w:ascii="Times New Roman" w:hAnsi="Times New Roman" w:cs="Times New Roman"/>
            <w:sz w:val="28"/>
            <w:szCs w:val="28"/>
          </w:rPr>
          <w:t xml:space="preserve"> – Представление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AdvertisingView</w:t>
        </w:r>
      </w:ins>
    </w:p>
    <w:p w14:paraId="0DDBD4C5" w14:textId="3090B15E" w:rsidR="00712E11" w:rsidRDefault="00712E11" w:rsidP="00712E11">
      <w:pPr>
        <w:pStyle w:val="a3"/>
        <w:numPr>
          <w:ilvl w:val="0"/>
          <w:numId w:val="29"/>
        </w:numPr>
        <w:rPr>
          <w:ins w:id="381" w:author="Dmitriy Kulakov" w:date="2021-06-26T02:15:00Z"/>
          <w:rFonts w:ascii="Times New Roman" w:hAnsi="Times New Roman" w:cs="Times New Roman"/>
          <w:sz w:val="28"/>
          <w:szCs w:val="28"/>
        </w:rPr>
      </w:pPr>
      <w:ins w:id="382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сотрудниках:</w:t>
        </w:r>
      </w:ins>
    </w:p>
    <w:p w14:paraId="39F1223D" w14:textId="656D2AE7" w:rsidR="0073122A" w:rsidRDefault="0073122A" w:rsidP="0073122A">
      <w:pPr>
        <w:rPr>
          <w:ins w:id="383" w:author="Dmitriy Kulakov" w:date="2021-06-26T02:21:00Z"/>
          <w:rFonts w:ascii="Times New Roman" w:hAnsi="Times New Roman" w:cs="Times New Roman"/>
          <w:sz w:val="28"/>
          <w:szCs w:val="28"/>
        </w:rPr>
      </w:pPr>
      <w:ins w:id="384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CCFC30D" wp14:editId="0328FE97">
              <wp:extent cx="5940425" cy="950595"/>
              <wp:effectExtent l="0" t="0" r="3175" b="1905"/>
              <wp:docPr id="45" name="Рисунок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95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13C6CC" w14:textId="03124E0F" w:rsidR="00C94F2C" w:rsidRDefault="00C94F2C" w:rsidP="0073122A">
      <w:pPr>
        <w:rPr>
          <w:ins w:id="385" w:author="Dmitriy Kulakov" w:date="2021-06-26T02:22:00Z"/>
          <w:rFonts w:ascii="Times New Roman" w:hAnsi="Times New Roman" w:cs="Times New Roman"/>
          <w:sz w:val="28"/>
          <w:szCs w:val="28"/>
        </w:rPr>
      </w:pPr>
      <w:ins w:id="386" w:author="Dmitriy Kulakov" w:date="2021-06-26T02:22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C8A6374" wp14:editId="281685A8">
              <wp:extent cx="5940425" cy="1275080"/>
              <wp:effectExtent l="0" t="0" r="3175" b="127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275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9489F" w14:textId="47F27413" w:rsidR="00C94F2C" w:rsidRPr="00D57AD4" w:rsidRDefault="00C94F2C">
      <w:pPr>
        <w:jc w:val="center"/>
        <w:rPr>
          <w:rFonts w:ascii="Times New Roman" w:hAnsi="Times New Roman" w:cs="Times New Roman"/>
          <w:sz w:val="28"/>
          <w:szCs w:val="28"/>
        </w:rPr>
      </w:pPr>
      <w:ins w:id="387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>Рисунок 5</w:t>
        </w:r>
      </w:ins>
      <w:r w:rsidR="00DF44ED">
        <w:rPr>
          <w:rFonts w:ascii="Times New Roman" w:hAnsi="Times New Roman" w:cs="Times New Roman"/>
          <w:sz w:val="28"/>
          <w:szCs w:val="28"/>
        </w:rPr>
        <w:t xml:space="preserve">.3.3 </w:t>
      </w:r>
      <w:ins w:id="388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 xml:space="preserve">– Представление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EmployeeView</w:t>
        </w:r>
      </w:ins>
    </w:p>
    <w:p w14:paraId="777E1E1C" w14:textId="77777777" w:rsidR="002B12FA" w:rsidRDefault="002B12FA" w:rsidP="002B12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5EA2A" w14:textId="1F80C5EF" w:rsidR="002B12FA" w:rsidRPr="002B12FA" w:rsidRDefault="002B12FA" w:rsidP="002B12FA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сценария создания БД</w:t>
      </w:r>
    </w:p>
    <w:p w14:paraId="6CE0F6CC" w14:textId="1BC284BB" w:rsidR="002B12FA" w:rsidRDefault="002B12FA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Скрипт создания новой базы данных находится в </w:t>
      </w:r>
      <w:r w:rsidR="00DF44E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риложении 1.</w:t>
      </w:r>
    </w:p>
    <w:p w14:paraId="4306C8B2" w14:textId="3254C5C6" w:rsidR="002B12FA" w:rsidRDefault="002B12FA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9341A10" w14:textId="74D160F0" w:rsidR="002B12FA" w:rsidRPr="002B12FA" w:rsidRDefault="002B12FA" w:rsidP="002B12FA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ХП, триггеров</w:t>
      </w:r>
    </w:p>
    <w:p w14:paraId="0B64CE03" w14:textId="141B2C0F" w:rsidR="002B12FA" w:rsidRPr="00D57AD4" w:rsidRDefault="002B12FA" w:rsidP="002B12FA">
      <w:pPr>
        <w:tabs>
          <w:tab w:val="left" w:pos="114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Хранимая процедура – это модуль, состоящий из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операторов и хранящийся в БД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сервере. Вызывается с помощью команды </w:t>
      </w:r>
      <w:r w:rsidRPr="002B12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EXEC</w:t>
      </w:r>
      <w:r w:rsidRPr="00D57AD4">
        <w:rPr>
          <w:rFonts w:ascii="Times New Roman" w:hAnsi="Times New Roman" w:cs="Times New Roman"/>
          <w:sz w:val="28"/>
          <w:szCs w:val="28"/>
        </w:rPr>
        <w:t>.</w:t>
      </w:r>
    </w:p>
    <w:p w14:paraId="717609E5" w14:textId="0A4B6D4F" w:rsidR="002B12FA" w:rsidRPr="00DF44ED" w:rsidRDefault="002B12FA" w:rsidP="002B12FA">
      <w:pPr>
        <w:tabs>
          <w:tab w:val="left" w:pos="114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Триггеры – это хранимая процедура, которая исполняется автоматически при возникновении определенных событий на сервере БД. Такими событиями </w:t>
      </w:r>
      <w:r w:rsidR="00DF44ED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 xml:space="preserve">являются попытки изменения данных в базе: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, которые применяются к таблицам или представлениям. </w:t>
      </w:r>
      <w:r w:rsidR="00DF44ED">
        <w:rPr>
          <w:rFonts w:ascii="Times New Roman" w:hAnsi="Times New Roman" w:cs="Times New Roman"/>
          <w:sz w:val="28"/>
          <w:szCs w:val="28"/>
        </w:rPr>
        <w:t xml:space="preserve">В данной работе реализованы триггеры только для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57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="00DF44ED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>Есть два типа триггеров</w:t>
      </w:r>
      <w:r w:rsidRPr="002B12F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Pr="002B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Первый вызывается </w:t>
      </w:r>
      <w:r w:rsidR="00DF44ED">
        <w:rPr>
          <w:rFonts w:ascii="Times New Roman" w:hAnsi="Times New Roman" w:cs="Times New Roman"/>
          <w:sz w:val="28"/>
          <w:szCs w:val="28"/>
        </w:rPr>
        <w:t xml:space="preserve">каждый раз заместо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  <w:r w:rsidR="00DF44ED">
        <w:rPr>
          <w:rFonts w:ascii="Times New Roman" w:hAnsi="Times New Roman" w:cs="Times New Roman"/>
          <w:sz w:val="28"/>
          <w:szCs w:val="28"/>
        </w:rPr>
        <w:t xml:space="preserve"> Второй – после успешного исполнения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</w:p>
    <w:p w14:paraId="5C662676" w14:textId="18A6FB74" w:rsidR="002B12FA" w:rsidRDefault="00DF44E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12FA">
        <w:rPr>
          <w:rFonts w:ascii="Times New Roman" w:hAnsi="Times New Roman" w:cs="Times New Roman"/>
          <w:sz w:val="28"/>
          <w:szCs w:val="28"/>
        </w:rPr>
        <w:t xml:space="preserve">Скрипты создания </w:t>
      </w:r>
      <w:r>
        <w:rPr>
          <w:rFonts w:ascii="Times New Roman" w:hAnsi="Times New Roman" w:cs="Times New Roman"/>
          <w:sz w:val="28"/>
          <w:szCs w:val="28"/>
        </w:rPr>
        <w:t>ХП</w:t>
      </w:r>
      <w:r w:rsidR="002B12FA">
        <w:rPr>
          <w:rFonts w:ascii="Times New Roman" w:hAnsi="Times New Roman" w:cs="Times New Roman"/>
          <w:sz w:val="28"/>
          <w:szCs w:val="28"/>
        </w:rPr>
        <w:t xml:space="preserve"> и триггеров наход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B12FA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в Приложении 2</w:t>
      </w:r>
    </w:p>
    <w:p w14:paraId="65715A6A" w14:textId="7C3F7921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3A68A3F9" w:rsidR="001F7E5F" w:rsidRDefault="006162BB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161199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161199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161199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161199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161199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r w:rsidR="009F358D">
        <w:rPr>
          <w:color w:val="202122"/>
          <w:sz w:val="28"/>
          <w:szCs w:val="28"/>
          <w:lang w:val="en-US"/>
        </w:rPr>
        <w:t>cshtml</w:t>
      </w:r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отрисовывать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B033DE" w14:textId="57C2BA3E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6FBA42" w14:textId="2D4958BC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DDE735" w14:textId="68FBBDF5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B35AD0" w14:textId="27AFAC3D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6F6F5D" w14:textId="630FF609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5E9A66" w14:textId="265620CF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357273" w14:textId="0A748A09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4FBAE750" w:rsidR="009F358D" w:rsidRPr="009F358D" w:rsidRDefault="006162BB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3B31F817" w:rsidR="006162BB" w:rsidRDefault="006162BB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</w:p>
    <w:p w14:paraId="0707658C" w14:textId="4F13D2C3" w:rsidR="006162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616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11C4A" wp14:editId="21AB98DB">
            <wp:extent cx="5940425" cy="3248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131D0C76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6.2.1 – Стартовая страница</w:t>
      </w:r>
    </w:p>
    <w:p w14:paraId="5C73CAB4" w14:textId="6134524D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637EE" w14:textId="33DC64C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2EC6D" w14:textId="5604EC09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FF854" w14:textId="4C4666F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7D669" w14:textId="3019501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242F1" w14:textId="7B6F076A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C74FA" w14:textId="5AA0843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FE2E3D" w14:textId="6440D3B1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061EF8" w14:textId="53DED8A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165FB" w14:textId="77777777" w:rsidR="003114ED" w:rsidRDefault="003114ED" w:rsidP="006B7ADC">
      <w:pPr>
        <w:rPr>
          <w:rFonts w:ascii="Times New Roman" w:hAnsi="Times New Roman" w:cs="Times New Roman"/>
          <w:sz w:val="28"/>
          <w:szCs w:val="28"/>
        </w:rPr>
      </w:pPr>
    </w:p>
    <w:p w14:paraId="6B2640BB" w14:textId="7F9460DF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3777" w14:textId="7847B50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6.2.2 – Страница фильма</w:t>
      </w:r>
    </w:p>
    <w:p w14:paraId="71F8D0BD" w14:textId="77777777" w:rsidR="006B7ADC" w:rsidRDefault="006B7ADC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90EEA" w14:textId="60E36D2A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D7C0" w14:textId="19CE1135" w:rsidR="003114ED" w:rsidRDefault="006B7ADC" w:rsidP="006B7A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6.2.3 – Страница сеанса фильма</w:t>
      </w:r>
    </w:p>
    <w:p w14:paraId="1176D448" w14:textId="77777777" w:rsidR="006B7ADC" w:rsidRDefault="006B7ADC" w:rsidP="006B7A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69EDF37E" w:rsidR="006B7ADC" w:rsidRDefault="006B7ADC" w:rsidP="006B7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8A32A66" w14:textId="569E6E09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02717" w14:textId="16184C5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3554D0" w14:textId="420373AC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1CF219" w14:textId="1980974E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9463A" w14:textId="3148166F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16170" w14:textId="2553D99C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CFF9EF" w14:textId="71B40B81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A5138" w14:textId="297AA6D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5F433F" w14:textId="1EA3AA1F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C21FC3" w14:textId="3D492DAB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69CAF2" w14:textId="649B66E0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C68BB9" w14:textId="33EB04B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207F0D" w14:textId="2BB6F3C2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B231BE" w14:textId="632B1ED0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9F4C5" w14:textId="183FEFED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E42013" w14:textId="35AF75F5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4D17EA" w14:textId="539B32AA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F3889E" w14:textId="30CCB53F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51ECEE" w14:textId="39FB4565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A212D9" w14:textId="1FBA02E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0DF2F8" w14:textId="382EDD8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F537D1" w14:textId="726B3A78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AEFD04" w14:textId="522D39D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103669" w14:textId="2B5B5C49" w:rsidR="003378D2" w:rsidRPr="003378D2" w:rsidRDefault="003378D2" w:rsidP="003378D2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8D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ИС</w:t>
      </w:r>
    </w:p>
    <w:p w14:paraId="156145F6" w14:textId="2191C2C9" w:rsidR="0031176B" w:rsidRDefault="006613A8" w:rsidP="0031176B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6613A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ограничений </w:t>
      </w:r>
    </w:p>
    <w:p w14:paraId="119B86D3" w14:textId="791AD4C3" w:rsidR="006613A8" w:rsidRPr="0031176B" w:rsidRDefault="006613A8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Правило, ограничивающее минимальную стоимость рекламы:</w:t>
      </w:r>
    </w:p>
    <w:p w14:paraId="3E66B325" w14:textId="1F3A3DB8" w:rsidR="00CC13E2" w:rsidRDefault="00434802" w:rsidP="00CC13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48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140FC0" wp14:editId="59E0C6DF">
            <wp:extent cx="5940425" cy="15417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41E" w14:textId="787EC88C" w:rsidR="00434802" w:rsidRDefault="00434802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Ошибка выполнения</w:t>
      </w:r>
      <w:r w:rsidR="000B3693">
        <w:rPr>
          <w:rFonts w:ascii="Times New Roman" w:hAnsi="Times New Roman" w:cs="Times New Roman"/>
          <w:sz w:val="28"/>
          <w:szCs w:val="28"/>
        </w:rPr>
        <w:t xml:space="preserve"> вставки</w:t>
      </w:r>
    </w:p>
    <w:p w14:paraId="32E09D98" w14:textId="6740EDBF" w:rsidR="000B3693" w:rsidRDefault="000B3693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529E7" wp14:editId="318570B0">
            <wp:extent cx="2543530" cy="131463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4692" w14:textId="170232B6" w:rsidR="000B3693" w:rsidRDefault="000B3693" w:rsidP="000B36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Успешное выполнение</w:t>
      </w:r>
    </w:p>
    <w:p w14:paraId="594895EA" w14:textId="6580F7DE" w:rsidR="008B7D72" w:rsidRDefault="008B7D72" w:rsidP="008B7D72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Умолчание, задающее путь к стандартному изображению файла:</w:t>
      </w:r>
    </w:p>
    <w:p w14:paraId="1FB1E674" w14:textId="0875D363" w:rsidR="008B7D72" w:rsidRPr="0031176B" w:rsidRDefault="008B7D72" w:rsidP="008B7D7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Пропущено значение изображения пути для фильма. Ожидается </w:t>
      </w:r>
      <w:r w:rsidRPr="0031176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117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1176B">
        <w:rPr>
          <w:rFonts w:ascii="Times New Roman" w:hAnsi="Times New Roman" w:cs="Times New Roman"/>
          <w:sz w:val="28"/>
          <w:szCs w:val="28"/>
        </w:rPr>
        <w:t>’.</w:t>
      </w:r>
    </w:p>
    <w:p w14:paraId="25A92C3C" w14:textId="5B8B6FFD" w:rsidR="008B7D72" w:rsidRDefault="008B7D72" w:rsidP="008B7D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29D3A" wp14:editId="06468C92">
            <wp:extent cx="5515745" cy="1771897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A89" w14:textId="67533818" w:rsidR="008B7D72" w:rsidRDefault="008B7D72" w:rsidP="008B7D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вставки данных</w:t>
      </w:r>
    </w:p>
    <w:p w14:paraId="5D0CD22A" w14:textId="77777777" w:rsidR="0031176B" w:rsidRDefault="0031176B" w:rsidP="008B7D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1C7B76" w14:textId="7625C698" w:rsidR="008B7D72" w:rsidRDefault="008B7D72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7D72">
        <w:rPr>
          <w:rFonts w:ascii="Times New Roman" w:hAnsi="Times New Roman" w:cs="Times New Roman"/>
          <w:b/>
          <w:bCs/>
          <w:sz w:val="28"/>
          <w:szCs w:val="28"/>
        </w:rPr>
        <w:tab/>
        <w:t>Тестирование представлений</w:t>
      </w:r>
    </w:p>
    <w:p w14:paraId="2240B114" w14:textId="360F7C38" w:rsidR="008B7D72" w:rsidRDefault="008B7D72" w:rsidP="008B7D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3BF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анные, которые выводит представления, были представлены в пункте «Программирование объектов БД</w:t>
      </w:r>
      <w:r w:rsidR="00C43BFC">
        <w:rPr>
          <w:rFonts w:ascii="Times New Roman" w:hAnsi="Times New Roman" w:cs="Times New Roman"/>
          <w:sz w:val="28"/>
          <w:szCs w:val="28"/>
        </w:rPr>
        <w:t xml:space="preserve"> – Разработка представлений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43BFC">
        <w:rPr>
          <w:rFonts w:ascii="Times New Roman" w:hAnsi="Times New Roman" w:cs="Times New Roman"/>
          <w:sz w:val="28"/>
          <w:szCs w:val="28"/>
        </w:rPr>
        <w:t>.</w:t>
      </w:r>
    </w:p>
    <w:p w14:paraId="199319A3" w14:textId="51EF9B19" w:rsidR="00C43BFC" w:rsidRDefault="00C43BFC" w:rsidP="008B7D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1DEE96" w14:textId="6C644305" w:rsidR="00C43BFC" w:rsidRDefault="00C43BFC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BFC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Тестирование ХП и триггеров</w:t>
      </w:r>
    </w:p>
    <w:p w14:paraId="5D6C1A04" w14:textId="169139A8" w:rsidR="00C43BFC" w:rsidRDefault="0031176B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Тестирование процедуры вставки сеанса:</w:t>
      </w:r>
    </w:p>
    <w:p w14:paraId="70062B69" w14:textId="14BB3F32" w:rsidR="000E7A6E" w:rsidRDefault="0031176B" w:rsidP="000E7A6E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процедуры представлен в приложении 2.</w:t>
      </w:r>
    </w:p>
    <w:p w14:paraId="72101A20" w14:textId="0ED8D62C" w:rsidR="0031176B" w:rsidRDefault="000E7A6E" w:rsidP="00AC45B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исполнении процедура возвращает целочисленное значение, которое может быть использовано в клиентской программе. </w:t>
      </w:r>
      <w:r w:rsidR="00AD69EC">
        <w:rPr>
          <w:rFonts w:ascii="Times New Roman" w:hAnsi="Times New Roman" w:cs="Times New Roman"/>
          <w:sz w:val="28"/>
          <w:szCs w:val="28"/>
        </w:rPr>
        <w:t>Тестирование проводится методом черного ящика</w:t>
      </w:r>
      <w:r w:rsidR="005B14D1">
        <w:rPr>
          <w:rFonts w:ascii="Times New Roman" w:hAnsi="Times New Roman" w:cs="Times New Roman"/>
          <w:sz w:val="28"/>
          <w:szCs w:val="28"/>
        </w:rPr>
        <w:t xml:space="preserve"> по классам эквивалентности. Классы эквивалентности для данной процедуры:</w:t>
      </w:r>
    </w:p>
    <w:p w14:paraId="46913479" w14:textId="50DEA2CD" w:rsidR="0031176B" w:rsidRDefault="000E7A6E" w:rsidP="000E7A6E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Выбранного фильма нет на складе:</w:t>
      </w:r>
    </w:p>
    <w:p w14:paraId="08186D37" w14:textId="433B6305" w:rsidR="000E7A6E" w:rsidRPr="000E7A6E" w:rsidRDefault="000E7A6E" w:rsidP="000E7A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исполнения этой ситуации будет введено несуществующий в базе номер фильма. Процедура вернет значение -2.</w:t>
      </w:r>
    </w:p>
    <w:p w14:paraId="4C57A9E0" w14:textId="60C36CF3" w:rsidR="000E7A6E" w:rsidRDefault="000E7A6E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0E7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84FF6" wp14:editId="2CC07EE3">
            <wp:extent cx="4563112" cy="752580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7EEB" w14:textId="748D90C0" w:rsidR="00AB03CF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Результат исполнения процедуры</w:t>
      </w:r>
    </w:p>
    <w:p w14:paraId="75F7150D" w14:textId="77777777" w:rsidR="00AB03CF" w:rsidRPr="000E7A6E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A19DB0D" w14:textId="32631A0B" w:rsidR="000E7A6E" w:rsidRDefault="000E7A6E" w:rsidP="000E7A6E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Некорректное значение выбранного зала: </w:t>
      </w:r>
    </w:p>
    <w:p w14:paraId="1EEADA63" w14:textId="15C59997" w:rsidR="000E7A6E" w:rsidRDefault="000E7A6E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E7A6E">
        <w:rPr>
          <w:rFonts w:ascii="Times New Roman" w:hAnsi="Times New Roman" w:cs="Times New Roman"/>
          <w:sz w:val="28"/>
          <w:szCs w:val="28"/>
        </w:rPr>
        <w:t>Для исполнения этой ситуации будет введено несуществующий в базе номер кинозала</w:t>
      </w:r>
      <w:r w:rsidR="00AB03CF">
        <w:rPr>
          <w:rFonts w:ascii="Times New Roman" w:hAnsi="Times New Roman" w:cs="Times New Roman"/>
          <w:sz w:val="28"/>
          <w:szCs w:val="28"/>
        </w:rPr>
        <w:t>. Процедура вернет значение -2.</w:t>
      </w:r>
    </w:p>
    <w:p w14:paraId="58A1FBC3" w14:textId="0618E545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3C2E" wp14:editId="7A927C9C">
            <wp:extent cx="4410691" cy="762106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3148" w14:textId="4FB52B78" w:rsidR="00AB03CF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 – Результат исполнения процедуры</w:t>
      </w:r>
    </w:p>
    <w:p w14:paraId="745178A0" w14:textId="77777777" w:rsidR="00AB03CF" w:rsidRPr="000E7A6E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424DEFE7" w14:textId="6A58F1C3" w:rsidR="000E7A6E" w:rsidRDefault="000E7A6E" w:rsidP="000E7A6E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уже прокатывается:</w:t>
      </w:r>
    </w:p>
    <w:p w14:paraId="713FA692" w14:textId="4ED3C353" w:rsidR="000E7A6E" w:rsidRDefault="00AB03CF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исполнения этой ситуации будут введены значения сеанса, </w:t>
      </w:r>
      <w:r w:rsidR="00AC45BB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 xml:space="preserve">уже </w:t>
      </w:r>
      <w:r w:rsidR="00AC45BB">
        <w:rPr>
          <w:rFonts w:ascii="Times New Roman" w:hAnsi="Times New Roman" w:cs="Times New Roman"/>
          <w:sz w:val="28"/>
          <w:szCs w:val="28"/>
        </w:rPr>
        <w:t>прокатывается</w:t>
      </w:r>
      <w:r>
        <w:rPr>
          <w:rFonts w:ascii="Times New Roman" w:hAnsi="Times New Roman" w:cs="Times New Roman"/>
          <w:sz w:val="28"/>
          <w:szCs w:val="28"/>
        </w:rPr>
        <w:t xml:space="preserve"> в кинотеатре. Процедура вернет значение -1.</w:t>
      </w:r>
    </w:p>
    <w:p w14:paraId="275F8031" w14:textId="2BF2488B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9D80C" wp14:editId="76B22996">
            <wp:extent cx="4439270" cy="7811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973" w14:textId="7B258D94" w:rsidR="00AB03CF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8.5 – Результат исполнения процедуры</w:t>
      </w:r>
    </w:p>
    <w:p w14:paraId="4F17661C" w14:textId="77777777" w:rsidR="00AB03CF" w:rsidRPr="000E7A6E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9E24DE" w14:textId="096130CA" w:rsidR="000E7A6E" w:rsidRDefault="000E7A6E" w:rsidP="000E7A6E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Успешное выполнение:</w:t>
      </w:r>
    </w:p>
    <w:p w14:paraId="7071DEF7" w14:textId="77777777" w:rsidR="00AB03CF" w:rsidRDefault="00AB03CF" w:rsidP="00AB03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исполнения этой ситуации будут введены корректные значения для не прокатываемого фильма (на текущем времени). Процедура вернет 0.</w:t>
      </w:r>
    </w:p>
    <w:p w14:paraId="11F83351" w14:textId="5B83A5E3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6A95" wp14:editId="7508C133">
            <wp:extent cx="4410691" cy="762106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E8D" w14:textId="0BF39B9A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 – Результат исполнения процедуры</w:t>
      </w:r>
    </w:p>
    <w:p w14:paraId="144AAE7A" w14:textId="10142DA4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29FB1" w14:textId="208D5B12" w:rsidR="00E51445" w:rsidRDefault="00AB03CF" w:rsidP="00E51445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триггера, проверяющего корректность значений занятых мест в билете в соответствии с кинозалом:</w:t>
      </w:r>
    </w:p>
    <w:p w14:paraId="69EB82A6" w14:textId="44CB3BD4" w:rsidR="00E51445" w:rsidRDefault="00E51445" w:rsidP="00E514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будет проводиться методом белого ящика.</w:t>
      </w:r>
    </w:p>
    <w:p w14:paraId="43C30B4F" w14:textId="77777777" w:rsidR="005B14D1" w:rsidRDefault="005B14D1" w:rsidP="00E514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042AE4" w14:textId="551C022A" w:rsidR="00963F04" w:rsidRPr="00963F04" w:rsidRDefault="00963F04" w:rsidP="00963F04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потокового графа:</w:t>
      </w:r>
    </w:p>
    <w:p w14:paraId="1F5F00B8" w14:textId="4587B12F" w:rsidR="00E51445" w:rsidRDefault="003D2A3A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A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52F12" wp14:editId="390B7498">
            <wp:extent cx="5153744" cy="4572638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D1B7" w14:textId="1F0B23D9" w:rsidR="00B77870" w:rsidRPr="00E51445" w:rsidRDefault="00E51445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8.7 – Пронумерованные операторы текста</w:t>
      </w:r>
    </w:p>
    <w:p w14:paraId="63F86087" w14:textId="4A9C1972" w:rsidR="00A96963" w:rsidRPr="00A96963" w:rsidRDefault="00A96963" w:rsidP="00A969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8C2E2F" w14:textId="200C1F4F" w:rsidR="000E7A6E" w:rsidRDefault="009A1F32" w:rsidP="003D2A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1F3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19E89A" wp14:editId="58FD19AF">
            <wp:extent cx="2505425" cy="497274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FA1" w14:textId="2F9CFED2" w:rsidR="003D2A3A" w:rsidRDefault="003D2A3A" w:rsidP="003D2A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8.8 </w:t>
      </w:r>
      <w:r w:rsidR="00C45F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5FBD">
        <w:rPr>
          <w:rFonts w:ascii="Times New Roman" w:hAnsi="Times New Roman" w:cs="Times New Roman"/>
          <w:sz w:val="28"/>
          <w:szCs w:val="28"/>
        </w:rPr>
        <w:t>Потоковый граф</w:t>
      </w:r>
    </w:p>
    <w:p w14:paraId="34E897E8" w14:textId="77777777" w:rsidR="005B14D1" w:rsidRDefault="005B14D1" w:rsidP="003D2A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46FA6" w14:textId="42569FCF" w:rsidR="009A1F32" w:rsidRDefault="00C45FBD" w:rsidP="009A1F32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цикломатической сложности потокового графа:</w:t>
      </w:r>
    </w:p>
    <w:p w14:paraId="103D9980" w14:textId="4710EAA7" w:rsidR="009A1F32" w:rsidRDefault="009A1F32" w:rsidP="009A1F32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числу регионов – 4;</w:t>
      </w:r>
    </w:p>
    <w:p w14:paraId="6F06E234" w14:textId="23070E7F" w:rsidR="009A1F32" w:rsidRPr="009A1F32" w:rsidRDefault="009A1F32" w:rsidP="009A1F32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=E-N+2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15 – 13 + 2 = 4;</w:t>
      </w:r>
    </w:p>
    <w:p w14:paraId="0C605E3B" w14:textId="5A185C0C" w:rsidR="009A1F32" w:rsidRPr="005B14D1" w:rsidRDefault="009A1F32" w:rsidP="009A1F32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выражению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=p+1=3+1=4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901E1C" w14:textId="77777777" w:rsidR="005B14D1" w:rsidRPr="005B14D1" w:rsidRDefault="005B14D1" w:rsidP="005B14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35620" w14:textId="4DB6C8E7" w:rsidR="00C45FBD" w:rsidRDefault="00C45FBD" w:rsidP="00C45FBD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базового множества независимых путей в графе:</w:t>
      </w:r>
    </w:p>
    <w:p w14:paraId="784619AF" w14:textId="2748B1AA" w:rsidR="00C45FBD" w:rsidRDefault="009A1F32" w:rsidP="009A1F32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13;</w:t>
      </w:r>
    </w:p>
    <w:p w14:paraId="2AD4918A" w14:textId="085B3EA6" w:rsidR="009A1F32" w:rsidRDefault="009A1F32" w:rsidP="009A1F32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11 – 12 – 3 – 13;</w:t>
      </w:r>
    </w:p>
    <w:p w14:paraId="2F7F1F1A" w14:textId="08655C3C" w:rsidR="009A1F32" w:rsidRDefault="009A1F32" w:rsidP="009A1F32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2 – 3 – 4 – 5 – 6 – </w:t>
      </w:r>
      <w:r>
        <w:rPr>
          <w:rFonts w:ascii="Times New Roman" w:hAnsi="Times New Roman" w:cs="Times New Roman"/>
          <w:sz w:val="28"/>
          <w:szCs w:val="28"/>
        </w:rPr>
        <w:t>7 – 8 – 10 – 6 – 11 – 12 – 3 – 13;</w:t>
      </w:r>
    </w:p>
    <w:p w14:paraId="4130E78C" w14:textId="1A24EE94" w:rsidR="009A1F32" w:rsidRDefault="009A1F32" w:rsidP="009A1F32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2 – 3 – 4 – 5 – 6 – 7 –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10 – 6 – 11 – 12 – 3 – 13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E17225" w14:textId="3B0664C0" w:rsidR="005B14D1" w:rsidRDefault="005B14D1" w:rsidP="005B14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53F6E2" w14:textId="533333D6" w:rsidR="005B14D1" w:rsidRDefault="005B14D1" w:rsidP="005B14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587CC5" w14:textId="77777777" w:rsidR="005B14D1" w:rsidRPr="005B14D1" w:rsidRDefault="005B14D1" w:rsidP="005B14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92479F" w14:textId="6F1BD419" w:rsidR="00AD69EC" w:rsidRDefault="00C45FBD" w:rsidP="00AD69E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Подготовление тестовых вариантов:</w:t>
      </w:r>
    </w:p>
    <w:p w14:paraId="19A4B593" w14:textId="74F510EB" w:rsidR="00AD69EC" w:rsidRDefault="00AD69EC" w:rsidP="00AD69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1: ИД1 – В базе нет данных о кинозалах; ОР1 – Корректное завершение, данные о билетах в базу не вставлены.</w:t>
      </w:r>
    </w:p>
    <w:p w14:paraId="4F9BA8F6" w14:textId="5418E6B7" w:rsidR="00AD69EC" w:rsidRDefault="00AD69EC" w:rsidP="00AD69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2: ИД2 – Нет билетов для текущего зала; ОР2 – Корректное завершение, данные о билетах для зала не вставлены в базу.</w:t>
      </w:r>
    </w:p>
    <w:p w14:paraId="4A84C2D1" w14:textId="1383B9EA" w:rsidR="00AD69EC" w:rsidRDefault="00AD69EC" w:rsidP="00AD69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3: ИД3 – Есть билеты для текущего зала, данные корректны; </w:t>
      </w:r>
      <w:r>
        <w:rPr>
          <w:rFonts w:ascii="Times New Roman" w:hAnsi="Times New Roman" w:cs="Times New Roman"/>
          <w:sz w:val="28"/>
          <w:szCs w:val="28"/>
        </w:rPr>
        <w:br/>
        <w:t>ОР3 – Корректное завершение, данные о билетах вставлены в базу.</w:t>
      </w:r>
    </w:p>
    <w:p w14:paraId="51F5910A" w14:textId="53B77E36" w:rsidR="00AD69EC" w:rsidRDefault="00AD69EC" w:rsidP="00AD69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4: ИД4 – Есть билеты для текущего зала, данные некорректны; </w:t>
      </w:r>
      <w:r>
        <w:rPr>
          <w:rFonts w:ascii="Times New Roman" w:hAnsi="Times New Roman" w:cs="Times New Roman"/>
          <w:sz w:val="28"/>
          <w:szCs w:val="28"/>
        </w:rPr>
        <w:br/>
        <w:t>ОР4 – Корректное завершение, выдача сообщения, данные не вставлены в базу.</w:t>
      </w:r>
    </w:p>
    <w:p w14:paraId="4171C624" w14:textId="77777777" w:rsidR="005B14D1" w:rsidRPr="00AD69EC" w:rsidRDefault="005B14D1" w:rsidP="00AD69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12D550" w14:textId="52092750" w:rsidR="00C45FBD" w:rsidRDefault="00C45FBD" w:rsidP="00C45FBD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степени покрытия логики программы тестовыми вариантами:</w:t>
      </w:r>
    </w:p>
    <w:p w14:paraId="443601FA" w14:textId="2C95A0A1" w:rsidR="00C45FBD" w:rsidRDefault="00AD69EC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Степень покрытия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Число тестовых вариантов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Цикломатическая сложность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*100%=100%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w:br/>
        </m:r>
      </m:oMath>
    </w:p>
    <w:p w14:paraId="03400C8B" w14:textId="4B2DF1F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A920F3" w14:textId="3F61D0EF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9945AE" w14:textId="6112EA6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B7EC48" w14:textId="03F03EB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A344BB" w14:textId="3C9087A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FB0398E" w14:textId="769CBF0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5A0D9E" w14:textId="77C953B7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9D9449" w14:textId="154E714A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5CE345" w14:textId="6F87CD08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D190FC" w14:textId="4DB3EEB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DA7E50" w14:textId="7B2C78A2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1CDA2E" w14:textId="11EB1651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C3E1CB" w14:textId="2FB9DD59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6D6672" w14:textId="67FFD5FD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3E453D15" w:rsidR="00CA175F" w:rsidRPr="00AD69EC" w:rsidRDefault="00CA175F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sectPr w:rsidR="00CA175F" w:rsidRPr="00AD69EC" w:rsidSect="00F53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27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28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6731D48"/>
    <w:multiLevelType w:val="hybridMultilevel"/>
    <w:tmpl w:val="4D981DAE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37"/>
  </w:num>
  <w:num w:numId="4">
    <w:abstractNumId w:val="9"/>
  </w:num>
  <w:num w:numId="5">
    <w:abstractNumId w:val="3"/>
  </w:num>
  <w:num w:numId="6">
    <w:abstractNumId w:val="24"/>
  </w:num>
  <w:num w:numId="7">
    <w:abstractNumId w:val="22"/>
  </w:num>
  <w:num w:numId="8">
    <w:abstractNumId w:val="28"/>
  </w:num>
  <w:num w:numId="9">
    <w:abstractNumId w:val="8"/>
  </w:num>
  <w:num w:numId="10">
    <w:abstractNumId w:val="30"/>
  </w:num>
  <w:num w:numId="11">
    <w:abstractNumId w:val="5"/>
  </w:num>
  <w:num w:numId="12">
    <w:abstractNumId w:val="7"/>
  </w:num>
  <w:num w:numId="13">
    <w:abstractNumId w:val="36"/>
  </w:num>
  <w:num w:numId="14">
    <w:abstractNumId w:val="6"/>
  </w:num>
  <w:num w:numId="15">
    <w:abstractNumId w:val="10"/>
  </w:num>
  <w:num w:numId="16">
    <w:abstractNumId w:val="34"/>
  </w:num>
  <w:num w:numId="17">
    <w:abstractNumId w:val="19"/>
  </w:num>
  <w:num w:numId="18">
    <w:abstractNumId w:val="20"/>
  </w:num>
  <w:num w:numId="19">
    <w:abstractNumId w:val="21"/>
  </w:num>
  <w:num w:numId="20">
    <w:abstractNumId w:val="11"/>
  </w:num>
  <w:num w:numId="21">
    <w:abstractNumId w:val="17"/>
  </w:num>
  <w:num w:numId="22">
    <w:abstractNumId w:val="18"/>
  </w:num>
  <w:num w:numId="23">
    <w:abstractNumId w:val="12"/>
  </w:num>
  <w:num w:numId="24">
    <w:abstractNumId w:val="14"/>
  </w:num>
  <w:num w:numId="25">
    <w:abstractNumId w:val="31"/>
  </w:num>
  <w:num w:numId="26">
    <w:abstractNumId w:val="32"/>
  </w:num>
  <w:num w:numId="27">
    <w:abstractNumId w:val="4"/>
  </w:num>
  <w:num w:numId="28">
    <w:abstractNumId w:val="38"/>
  </w:num>
  <w:num w:numId="29">
    <w:abstractNumId w:val="33"/>
  </w:num>
  <w:num w:numId="30">
    <w:abstractNumId w:val="26"/>
  </w:num>
  <w:num w:numId="31">
    <w:abstractNumId w:val="27"/>
  </w:num>
  <w:num w:numId="32">
    <w:abstractNumId w:val="0"/>
  </w:num>
  <w:num w:numId="33">
    <w:abstractNumId w:val="13"/>
  </w:num>
  <w:num w:numId="34">
    <w:abstractNumId w:val="2"/>
  </w:num>
  <w:num w:numId="35">
    <w:abstractNumId w:val="1"/>
  </w:num>
  <w:num w:numId="36">
    <w:abstractNumId w:val="29"/>
  </w:num>
  <w:num w:numId="37">
    <w:abstractNumId w:val="25"/>
  </w:num>
  <w:num w:numId="38">
    <w:abstractNumId w:val="16"/>
  </w:num>
  <w:num w:numId="39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mitriy Kulakov">
    <w15:presenceInfo w15:providerId="Windows Live" w15:userId="9219e7c60bc5ca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67AC8"/>
    <w:rsid w:val="00081584"/>
    <w:rsid w:val="000B3693"/>
    <w:rsid w:val="000E15AF"/>
    <w:rsid w:val="000E7A6E"/>
    <w:rsid w:val="00102CD9"/>
    <w:rsid w:val="001171E2"/>
    <w:rsid w:val="00161199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78D8"/>
    <w:rsid w:val="00367A72"/>
    <w:rsid w:val="003D2A3A"/>
    <w:rsid w:val="00432CEC"/>
    <w:rsid w:val="00434802"/>
    <w:rsid w:val="00477718"/>
    <w:rsid w:val="004858F9"/>
    <w:rsid w:val="00505B47"/>
    <w:rsid w:val="005B14D1"/>
    <w:rsid w:val="005B3F89"/>
    <w:rsid w:val="005F342A"/>
    <w:rsid w:val="0061341D"/>
    <w:rsid w:val="006162BB"/>
    <w:rsid w:val="006613A8"/>
    <w:rsid w:val="006B7ADC"/>
    <w:rsid w:val="006D2328"/>
    <w:rsid w:val="006E2E3D"/>
    <w:rsid w:val="00712E11"/>
    <w:rsid w:val="0073122A"/>
    <w:rsid w:val="007521F5"/>
    <w:rsid w:val="00754DD9"/>
    <w:rsid w:val="00776131"/>
    <w:rsid w:val="007C1837"/>
    <w:rsid w:val="007C33BF"/>
    <w:rsid w:val="00830897"/>
    <w:rsid w:val="0084388E"/>
    <w:rsid w:val="008B7D72"/>
    <w:rsid w:val="008E62F2"/>
    <w:rsid w:val="0090326E"/>
    <w:rsid w:val="00926408"/>
    <w:rsid w:val="0093396C"/>
    <w:rsid w:val="00953EE4"/>
    <w:rsid w:val="00963F04"/>
    <w:rsid w:val="00984304"/>
    <w:rsid w:val="009A1F32"/>
    <w:rsid w:val="009F358D"/>
    <w:rsid w:val="00A0386B"/>
    <w:rsid w:val="00A7727D"/>
    <w:rsid w:val="00A96963"/>
    <w:rsid w:val="00AB03CF"/>
    <w:rsid w:val="00AC45BB"/>
    <w:rsid w:val="00AD69EC"/>
    <w:rsid w:val="00B218B8"/>
    <w:rsid w:val="00B50FBF"/>
    <w:rsid w:val="00B726F9"/>
    <w:rsid w:val="00B77870"/>
    <w:rsid w:val="00B77C69"/>
    <w:rsid w:val="00BA4E3D"/>
    <w:rsid w:val="00BA5C78"/>
    <w:rsid w:val="00BD65DE"/>
    <w:rsid w:val="00C43BFC"/>
    <w:rsid w:val="00C45FBD"/>
    <w:rsid w:val="00C46BDA"/>
    <w:rsid w:val="00C532BC"/>
    <w:rsid w:val="00C9393D"/>
    <w:rsid w:val="00C94F2C"/>
    <w:rsid w:val="00CA175F"/>
    <w:rsid w:val="00CC13E2"/>
    <w:rsid w:val="00CE04F3"/>
    <w:rsid w:val="00CF0AD2"/>
    <w:rsid w:val="00D1784D"/>
    <w:rsid w:val="00D22D7F"/>
    <w:rsid w:val="00D57AD4"/>
    <w:rsid w:val="00D678E8"/>
    <w:rsid w:val="00D73F83"/>
    <w:rsid w:val="00DD2C79"/>
    <w:rsid w:val="00DE192A"/>
    <w:rsid w:val="00DF148A"/>
    <w:rsid w:val="00DF44ED"/>
    <w:rsid w:val="00E04FAC"/>
    <w:rsid w:val="00E22D19"/>
    <w:rsid w:val="00E51445"/>
    <w:rsid w:val="00E57FED"/>
    <w:rsid w:val="00E82683"/>
    <w:rsid w:val="00EB2DE1"/>
    <w:rsid w:val="00EB4E0A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microsoft.com/office/2011/relationships/people" Target="peop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2121</TotalTime>
  <Pages>1</Pages>
  <Words>4629</Words>
  <Characters>26387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37</cp:revision>
  <dcterms:created xsi:type="dcterms:W3CDTF">2021-05-12T13:09:00Z</dcterms:created>
  <dcterms:modified xsi:type="dcterms:W3CDTF">2021-06-29T09:48:00Z</dcterms:modified>
</cp:coreProperties>
</file>