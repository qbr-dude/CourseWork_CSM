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63E87" w14:textId="77777777" w:rsidR="00E91A06" w:rsidRDefault="00F5322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 w:rsidR="00E91A06">
        <w:rPr>
          <w:rFonts w:ascii="Times New Roman" w:eastAsia="Times New Roman" w:hAnsi="Times New Roman" w:cs="Times New Roman"/>
          <w:sz w:val="28"/>
          <w:szCs w:val="28"/>
        </w:rPr>
        <w:t xml:space="preserve">МИНИСТЕРСТВО ВЫСШЕГО ОБРАЗОВАНИЯ И НАУКИ РОССИЙСКОЙ ФЕДЕРАЦИИ ФЕДЕРАЛЬНОЕ </w:t>
      </w:r>
    </w:p>
    <w:p w14:paraId="2C69B7E1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ГОСУДАРСТВЕННОЕ БЮДЖЕТНОЕ ОБРАЗОВАТЕЛЬНОЕ УЧРЕЖДЕНИЕ ВЫСШЕГО ОБРАЗОВАНИЯ </w:t>
      </w:r>
    </w:p>
    <w:p w14:paraId="6EC00FDF" w14:textId="77777777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«РЯЗАНСКИЙ ГОСУДАРСТВЕННЫЙ РАДИОТЕХНИЧЕСКИЙ УНИВЕРСИТЕТ ИМЕНИ В.Ф. УТКИНА» </w:t>
      </w:r>
    </w:p>
    <w:p w14:paraId="592DD5BF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вычислительной техники </w:t>
      </w:r>
    </w:p>
    <w:p w14:paraId="4E6DE46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электронных вычислительных машин </w:t>
      </w:r>
    </w:p>
    <w:p w14:paraId="68E0A327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 защите </w:t>
      </w:r>
    </w:p>
    <w:p w14:paraId="0CDFF78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 </w:t>
      </w:r>
    </w:p>
    <w:p w14:paraId="07286A50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___________________</w:t>
      </w:r>
    </w:p>
    <w:p w14:paraId="3483383C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9111FFA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ПОЯСНИТЕЛЬНАЯ ЗАПИСКА </w:t>
      </w:r>
    </w:p>
    <w:p w14:paraId="11048CEB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 КУРСОВОМУ ПРОЕКТУ </w:t>
      </w:r>
    </w:p>
    <w:p w14:paraId="769ED7B4" w14:textId="5028E69D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«Базы данных и клиент-серверные приложения» </w:t>
      </w:r>
    </w:p>
    <w:p w14:paraId="3616F3BA" w14:textId="0475508D" w:rsidR="00E91A06" w:rsidRDefault="00E91A06" w:rsidP="007959AD">
      <w:pPr>
        <w:keepLines/>
        <w:spacing w:before="240" w:after="24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теме «Разработка информационной системы с клиент-серверной архитектурой» </w:t>
      </w:r>
    </w:p>
    <w:p w14:paraId="5CF20F7D" w14:textId="77777777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9910355" w14:textId="5D57A41B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7E193E63" w14:textId="51B1A341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группы 845 </w:t>
      </w:r>
    </w:p>
    <w:p w14:paraId="317F7D8F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Кулаков Д. А.                                                   ___________________________</w:t>
      </w:r>
    </w:p>
    <w:p w14:paraId="0300B2D1" w14:textId="77777777" w:rsidR="00E91A06" w:rsidRDefault="00E91A06" w:rsidP="00E91A06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дата сдачи на проверку, </w:t>
      </w:r>
    </w:p>
    <w:p w14:paraId="51659F76" w14:textId="4FB04F54" w:rsidR="00E91A06" w:rsidRDefault="00E91A06" w:rsidP="007959AD">
      <w:pPr>
        <w:keepLines/>
        <w:spacing w:before="240" w:after="240" w:line="18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подпись  </w:t>
      </w:r>
    </w:p>
    <w:p w14:paraId="76D90C05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Руководитель проекта: </w:t>
      </w:r>
    </w:p>
    <w:p w14:paraId="7FAF18DE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ассистент кафедры ЭВМ </w:t>
      </w:r>
    </w:p>
    <w:p w14:paraId="7B5A02FE" w14:textId="455A5C19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Хизриева Н.И.                                     _________         _____________________</w:t>
      </w:r>
    </w:p>
    <w:p w14:paraId="4731BE56" w14:textId="77777777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   оценка                 дата защиты, подпись </w:t>
      </w:r>
    </w:p>
    <w:p w14:paraId="28E2763F" w14:textId="3CD1C426" w:rsidR="00E91A06" w:rsidRDefault="00E91A06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5EB155" w14:textId="77777777" w:rsidR="007959AD" w:rsidRDefault="007959AD" w:rsidP="00E91A06">
      <w:pPr>
        <w:keepLines/>
        <w:spacing w:before="240" w:after="240" w:line="18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CEB330" w14:textId="0C6B807F" w:rsidR="00E91A06" w:rsidRDefault="00E91A06" w:rsidP="00E91A06">
      <w:pPr>
        <w:keepLines/>
        <w:spacing w:before="240" w:after="240" w:line="18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Рязань, 2021 г</w:t>
      </w:r>
    </w:p>
    <w:p w14:paraId="2E0A4DDC" w14:textId="77777777" w:rsidR="00E91A06" w:rsidRPr="00CA5801" w:rsidRDefault="00E91A06" w:rsidP="00E91A06">
      <w:pPr>
        <w:pStyle w:val="af3"/>
        <w:spacing w:after="120"/>
        <w:rPr>
          <w:sz w:val="28"/>
          <w:szCs w:val="28"/>
        </w:rPr>
      </w:pPr>
      <w:r w:rsidRPr="00CA5801">
        <w:rPr>
          <w:sz w:val="28"/>
          <w:szCs w:val="28"/>
        </w:rPr>
        <w:lastRenderedPageBreak/>
        <w:t>ЗАДАНИЕ</w:t>
      </w:r>
    </w:p>
    <w:p w14:paraId="5C59B22F" w14:textId="77777777" w:rsidR="00E91A06" w:rsidRPr="00CA5801" w:rsidRDefault="00E91A06" w:rsidP="00E91A06">
      <w:pPr>
        <w:pStyle w:val="af5"/>
        <w:rPr>
          <w:sz w:val="28"/>
          <w:szCs w:val="28"/>
        </w:rPr>
      </w:pPr>
      <w:r w:rsidRPr="00CA5801">
        <w:rPr>
          <w:sz w:val="28"/>
          <w:szCs w:val="28"/>
        </w:rPr>
        <w:t xml:space="preserve">на курсовой проект по дисциплине </w:t>
      </w:r>
      <w:r w:rsidRPr="00CA5801">
        <w:rPr>
          <w:sz w:val="28"/>
          <w:szCs w:val="28"/>
        </w:rPr>
        <w:br/>
        <w:t>«Базы данных и клиент-серверные приложения»”</w:t>
      </w:r>
    </w:p>
    <w:p w14:paraId="781596ED" w14:textId="4B9D0489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Исполнитель: </w:t>
      </w:r>
      <w:r w:rsidR="00CA5801" w:rsidRPr="00CA5801">
        <w:rPr>
          <w:sz w:val="28"/>
          <w:szCs w:val="28"/>
        </w:rPr>
        <w:t>Кулаков Д. А.</w:t>
      </w:r>
    </w:p>
    <w:p w14:paraId="6F4C0AD7" w14:textId="77777777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Тема: «Разработка информационной системы с клиент-серверной архитектурой»</w:t>
      </w:r>
    </w:p>
    <w:p w14:paraId="50EF9DAF" w14:textId="3B6FD716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Вариант задания: </w:t>
      </w:r>
      <w:r w:rsidR="00CA5801" w:rsidRPr="00CA5801">
        <w:rPr>
          <w:sz w:val="28"/>
          <w:szCs w:val="28"/>
        </w:rPr>
        <w:t>разработка системы управления объектами кинотеатра.</w:t>
      </w:r>
    </w:p>
    <w:p w14:paraId="2A063BD0" w14:textId="77777777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Требования к используемому программному обеспечению: </w:t>
      </w:r>
    </w:p>
    <w:p w14:paraId="4C316FFB" w14:textId="77777777" w:rsidR="00E91A06" w:rsidRPr="00CA5801" w:rsidRDefault="00E91A06" w:rsidP="00CA5801">
      <w:pPr>
        <w:numPr>
          <w:ilvl w:val="0"/>
          <w:numId w:val="52"/>
        </w:numPr>
        <w:tabs>
          <w:tab w:val="num" w:pos="552"/>
        </w:tabs>
        <w:spacing w:after="0" w:line="360" w:lineRule="auto"/>
        <w:ind w:left="288" w:firstLine="0"/>
        <w:rPr>
          <w:sz w:val="28"/>
          <w:szCs w:val="28"/>
          <w:lang w:val="en-US"/>
        </w:rPr>
      </w:pPr>
      <w:r w:rsidRPr="00CA5801">
        <w:rPr>
          <w:sz w:val="28"/>
          <w:szCs w:val="28"/>
        </w:rPr>
        <w:t>ОС</w:t>
      </w:r>
      <w:r w:rsidRPr="00CA5801">
        <w:rPr>
          <w:sz w:val="28"/>
          <w:szCs w:val="28"/>
          <w:lang w:val="en-US"/>
        </w:rPr>
        <w:t xml:space="preserve">: </w:t>
      </w:r>
      <w:r w:rsidRPr="00CA5801">
        <w:rPr>
          <w:sz w:val="28"/>
          <w:szCs w:val="28"/>
          <w:lang w:val="en-US"/>
        </w:rPr>
        <w:tab/>
        <w:t>MS Windows;</w:t>
      </w:r>
    </w:p>
    <w:p w14:paraId="1FA1CCB9" w14:textId="77777777" w:rsidR="00E91A06" w:rsidRPr="00CA5801" w:rsidRDefault="00E91A06" w:rsidP="00CA5801">
      <w:pPr>
        <w:numPr>
          <w:ilvl w:val="0"/>
          <w:numId w:val="52"/>
        </w:numPr>
        <w:tabs>
          <w:tab w:val="num" w:pos="552"/>
        </w:tabs>
        <w:spacing w:after="0" w:line="360" w:lineRule="auto"/>
        <w:ind w:left="288"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СУБД: </w:t>
      </w:r>
      <w:r w:rsidRPr="00CA5801">
        <w:rPr>
          <w:sz w:val="28"/>
          <w:szCs w:val="28"/>
        </w:rPr>
        <w:tab/>
      </w:r>
      <w:r w:rsidRPr="00CA5801">
        <w:rPr>
          <w:sz w:val="28"/>
          <w:szCs w:val="28"/>
          <w:lang w:val="en-US"/>
        </w:rPr>
        <w:t>MS SQL Server</w:t>
      </w:r>
      <w:r w:rsidRPr="00CA5801">
        <w:rPr>
          <w:sz w:val="28"/>
          <w:szCs w:val="28"/>
        </w:rPr>
        <w:t>;</w:t>
      </w:r>
    </w:p>
    <w:p w14:paraId="64980D6D" w14:textId="4969350C" w:rsidR="00CA5801" w:rsidRPr="00CA5801" w:rsidRDefault="00E91A06" w:rsidP="00CA5801">
      <w:pPr>
        <w:numPr>
          <w:ilvl w:val="0"/>
          <w:numId w:val="52"/>
        </w:numPr>
        <w:tabs>
          <w:tab w:val="num" w:pos="552"/>
        </w:tabs>
        <w:spacing w:after="0" w:line="360" w:lineRule="auto"/>
        <w:ind w:left="288" w:firstLine="0"/>
        <w:rPr>
          <w:sz w:val="28"/>
          <w:szCs w:val="28"/>
        </w:rPr>
      </w:pPr>
      <w:r w:rsidRPr="00CA5801">
        <w:rPr>
          <w:sz w:val="28"/>
          <w:szCs w:val="28"/>
        </w:rPr>
        <w:t>система программирования:</w:t>
      </w:r>
      <w:r w:rsidRPr="00CA5801">
        <w:rPr>
          <w:sz w:val="28"/>
          <w:szCs w:val="28"/>
        </w:rPr>
        <w:tab/>
      </w:r>
      <w:r w:rsidRPr="00CA5801">
        <w:rPr>
          <w:sz w:val="28"/>
          <w:szCs w:val="28"/>
          <w:lang w:val="en-US"/>
        </w:rPr>
        <w:t>MS</w:t>
      </w:r>
      <w:r w:rsidRPr="00CA5801">
        <w:rPr>
          <w:sz w:val="28"/>
          <w:szCs w:val="28"/>
        </w:rPr>
        <w:t xml:space="preserve"> </w:t>
      </w:r>
      <w:r w:rsidRPr="00CA5801">
        <w:rPr>
          <w:sz w:val="28"/>
          <w:szCs w:val="28"/>
          <w:lang w:val="en-US"/>
        </w:rPr>
        <w:t>Visual</w:t>
      </w:r>
      <w:r w:rsidRPr="00CA5801">
        <w:rPr>
          <w:sz w:val="28"/>
          <w:szCs w:val="28"/>
        </w:rPr>
        <w:t xml:space="preserve"> </w:t>
      </w:r>
      <w:r w:rsidRPr="00CA5801">
        <w:rPr>
          <w:sz w:val="28"/>
          <w:szCs w:val="28"/>
          <w:lang w:val="en-US"/>
        </w:rPr>
        <w:t>Studio</w:t>
      </w:r>
      <w:r w:rsidRPr="00CA5801">
        <w:rPr>
          <w:sz w:val="28"/>
          <w:szCs w:val="28"/>
        </w:rPr>
        <w:t xml:space="preserve"> (язык программирования </w:t>
      </w:r>
      <w:r w:rsidRPr="00CA5801">
        <w:rPr>
          <w:sz w:val="28"/>
          <w:szCs w:val="28"/>
          <w:lang w:val="en-US"/>
        </w:rPr>
        <w:t>C</w:t>
      </w:r>
      <w:r w:rsidRPr="00CA5801">
        <w:rPr>
          <w:sz w:val="28"/>
          <w:szCs w:val="28"/>
        </w:rPr>
        <w:t>#);</w:t>
      </w:r>
    </w:p>
    <w:p w14:paraId="1BD82505" w14:textId="5383065D" w:rsidR="00E91A06" w:rsidRPr="00CA5801" w:rsidRDefault="00E91A06" w:rsidP="00CA5801">
      <w:pPr>
        <w:spacing w:after="0" w:line="360" w:lineRule="auto"/>
        <w:ind w:firstLine="552"/>
        <w:rPr>
          <w:sz w:val="28"/>
          <w:szCs w:val="28"/>
        </w:rPr>
      </w:pPr>
      <w:r w:rsidRPr="00CA5801">
        <w:rPr>
          <w:sz w:val="28"/>
          <w:szCs w:val="28"/>
        </w:rPr>
        <w:t>Общие требования к проекту:</w:t>
      </w:r>
    </w:p>
    <w:p w14:paraId="4E10F0E1" w14:textId="77777777" w:rsidR="00E91A06" w:rsidRPr="00CA5801" w:rsidRDefault="00E91A06" w:rsidP="00CA5801">
      <w:pPr>
        <w:pStyle w:val="21"/>
        <w:spacing w:line="276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 xml:space="preserve">Разработать информационную систему (ИС) с клиент-серверной архитектурой, используя двухзвенную модель </w:t>
      </w:r>
      <w:r w:rsidRPr="00CA5801">
        <w:rPr>
          <w:sz w:val="28"/>
          <w:szCs w:val="28"/>
          <w:lang w:val="en-US"/>
        </w:rPr>
        <w:t>DBS</w:t>
      </w:r>
      <w:r w:rsidRPr="00CA5801">
        <w:rPr>
          <w:sz w:val="28"/>
          <w:szCs w:val="28"/>
        </w:rPr>
        <w:t xml:space="preserve"> (сервер баз данных). </w:t>
      </w:r>
    </w:p>
    <w:p w14:paraId="7AF5CD30" w14:textId="77777777" w:rsidR="00E91A06" w:rsidRPr="00CA5801" w:rsidRDefault="00E91A06" w:rsidP="00CA5801">
      <w:pPr>
        <w:pStyle w:val="21"/>
        <w:spacing w:line="276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>Провести инфологическое и даталогическое проектирование базы данных (БД). Проверить все таблицы БД на соответствие нормальной форме Бойса-Кодда. Предусмотреть контроль целостности данных на уровне ограничений, триггеров, правил, умолчаний и хранимых процедур. Все действия по внесению изменений в БД оформить в виде хранимых процедур. В целом, в БД должно быть не менее 10 таблиц.</w:t>
      </w:r>
    </w:p>
    <w:p w14:paraId="42CDA864" w14:textId="77777777" w:rsidR="00E91A06" w:rsidRPr="00CA5801" w:rsidRDefault="00E91A06" w:rsidP="00CA5801">
      <w:pPr>
        <w:pStyle w:val="21"/>
        <w:spacing w:line="276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 xml:space="preserve">Клиентская часть ИС должна охватывать все информационные потребности пользователя. Предусмотреть возможность печати необходимых пользователю отчетов. Для доступа к БД использовать технологию </w:t>
      </w:r>
      <w:r w:rsidRPr="00CA5801">
        <w:rPr>
          <w:sz w:val="28"/>
          <w:szCs w:val="28"/>
          <w:lang w:val="en-US"/>
        </w:rPr>
        <w:t>ADO</w:t>
      </w:r>
      <w:r w:rsidRPr="00CA5801">
        <w:rPr>
          <w:sz w:val="28"/>
          <w:szCs w:val="28"/>
        </w:rPr>
        <w:t>.</w:t>
      </w:r>
      <w:r w:rsidRPr="00CA5801">
        <w:rPr>
          <w:sz w:val="28"/>
          <w:szCs w:val="28"/>
          <w:lang w:val="en-US"/>
        </w:rPr>
        <w:t>NET</w:t>
      </w:r>
      <w:r w:rsidRPr="00CA5801">
        <w:rPr>
          <w:sz w:val="28"/>
          <w:szCs w:val="28"/>
        </w:rPr>
        <w:t>.</w:t>
      </w:r>
    </w:p>
    <w:p w14:paraId="402D5490" w14:textId="5300C3FC" w:rsidR="00CA5801" w:rsidRPr="00CA5801" w:rsidRDefault="00E91A06" w:rsidP="00CA5801">
      <w:pPr>
        <w:pStyle w:val="21"/>
        <w:spacing w:line="276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>С помощью инсталляционной программы разработать дистрибутив ИС, позволяющий установить клиентское приложение на локальной машине.</w:t>
      </w:r>
    </w:p>
    <w:p w14:paraId="386912CB" w14:textId="77777777" w:rsidR="00E91A06" w:rsidRPr="00CA5801" w:rsidRDefault="00E91A06" w:rsidP="00CA5801">
      <w:pPr>
        <w:pStyle w:val="21"/>
        <w:spacing w:line="360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>К защите представить:</w:t>
      </w:r>
    </w:p>
    <w:p w14:paraId="3202B49D" w14:textId="77777777" w:rsidR="00E91A06" w:rsidRPr="00CA5801" w:rsidRDefault="00E91A06" w:rsidP="00CA5801">
      <w:pPr>
        <w:pStyle w:val="21"/>
        <w:spacing w:line="360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>- работоспособную программу и БД, установленные на компьютере в ауд.210 или ауд.122;</w:t>
      </w:r>
    </w:p>
    <w:p w14:paraId="2CD7ADB9" w14:textId="77777777" w:rsidR="00E91A06" w:rsidRPr="00CA5801" w:rsidRDefault="00E91A06" w:rsidP="00CA5801">
      <w:pPr>
        <w:pStyle w:val="21"/>
        <w:spacing w:line="360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t>- пояснительную записку в распечатанном виде;</w:t>
      </w:r>
    </w:p>
    <w:p w14:paraId="7FB9B088" w14:textId="0D88A06B" w:rsidR="00E91A06" w:rsidRPr="00CA5801" w:rsidRDefault="00E91A06" w:rsidP="00CA5801">
      <w:pPr>
        <w:pStyle w:val="21"/>
        <w:spacing w:line="360" w:lineRule="auto"/>
        <w:ind w:left="0" w:firstLine="552"/>
        <w:rPr>
          <w:sz w:val="28"/>
          <w:szCs w:val="28"/>
        </w:rPr>
      </w:pPr>
      <w:r w:rsidRPr="00CA5801">
        <w:rPr>
          <w:sz w:val="28"/>
          <w:szCs w:val="28"/>
        </w:rPr>
        <w:lastRenderedPageBreak/>
        <w:t>- пояснительную записку, дистрибутив ИС, исходные тексты программ, файлы БД, сценарий инсталляции ИС в электронном виде.</w:t>
      </w:r>
    </w:p>
    <w:p w14:paraId="11B64553" w14:textId="527DB717" w:rsidR="00E91A06" w:rsidRPr="00CA5801" w:rsidRDefault="00E91A06" w:rsidP="00CA5801">
      <w:pPr>
        <w:pStyle w:val="2"/>
        <w:spacing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Требования к содержанию пояснительной записки:</w:t>
      </w:r>
    </w:p>
    <w:p w14:paraId="188E34A1" w14:textId="77777777" w:rsidR="00E91A06" w:rsidRPr="00CA5801" w:rsidRDefault="00E91A06" w:rsidP="00CA5801">
      <w:pPr>
        <w:spacing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ВВЕДЕНИЕ</w:t>
      </w:r>
    </w:p>
    <w:p w14:paraId="2285D62A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Концептуальное описание предметной области</w:t>
      </w:r>
    </w:p>
    <w:p w14:paraId="0375BC4A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Характеристики ИС</w:t>
      </w:r>
    </w:p>
    <w:p w14:paraId="56C50ABE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Анализ существующих решений для предметной области</w:t>
      </w:r>
    </w:p>
    <w:p w14:paraId="603A0D23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общей структуры ИС</w:t>
      </w:r>
    </w:p>
    <w:p w14:paraId="2E16EA0F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серверной части информационной системы</w:t>
      </w:r>
    </w:p>
    <w:p w14:paraId="401DFBF8" w14:textId="7777777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Инфологическое проектирование БД</w:t>
      </w:r>
    </w:p>
    <w:p w14:paraId="59582D9D" w14:textId="7777777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Даталогическое проектирование БД</w:t>
      </w:r>
    </w:p>
    <w:p w14:paraId="26DAB5AE" w14:textId="7777777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Программирование объектов БД</w:t>
      </w:r>
    </w:p>
    <w:p w14:paraId="2F789F4A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клиентского приложения</w:t>
      </w:r>
    </w:p>
    <w:p w14:paraId="4183B3DF" w14:textId="7777777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Выбор программных компонентов клиентской части</w:t>
      </w:r>
    </w:p>
    <w:p w14:paraId="563BE6B1" w14:textId="18A60717" w:rsidR="00E91A06" w:rsidRPr="00CA5801" w:rsidRDefault="00E91A06" w:rsidP="00CA5801">
      <w:pPr>
        <w:pStyle w:val="a5"/>
        <w:numPr>
          <w:ilvl w:val="1"/>
          <w:numId w:val="53"/>
        </w:numPr>
        <w:tabs>
          <w:tab w:val="clear" w:pos="792"/>
          <w:tab w:val="num" w:pos="1248"/>
        </w:tabs>
        <w:spacing w:before="0" w:beforeAutospacing="0" w:after="0" w:afterAutospacing="0" w:line="360" w:lineRule="auto"/>
        <w:ind w:left="720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интерфейса пользователя</w:t>
      </w:r>
    </w:p>
    <w:p w14:paraId="530E0657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Разработка программной документации</w:t>
      </w:r>
    </w:p>
    <w:p w14:paraId="5C1622FA" w14:textId="77777777" w:rsidR="00E91A06" w:rsidRPr="00CA5801" w:rsidRDefault="00E91A06" w:rsidP="00CA5801">
      <w:pPr>
        <w:pStyle w:val="a5"/>
        <w:numPr>
          <w:ilvl w:val="0"/>
          <w:numId w:val="53"/>
        </w:numPr>
        <w:tabs>
          <w:tab w:val="num" w:pos="312"/>
        </w:tabs>
        <w:spacing w:before="0" w:beforeAutospacing="0" w:after="0" w:afterAutospacing="0" w:line="360" w:lineRule="auto"/>
        <w:ind w:left="312" w:firstLine="0"/>
        <w:rPr>
          <w:sz w:val="28"/>
          <w:szCs w:val="28"/>
        </w:rPr>
      </w:pPr>
      <w:r w:rsidRPr="00CA5801">
        <w:rPr>
          <w:sz w:val="28"/>
          <w:szCs w:val="28"/>
        </w:rPr>
        <w:t>Тестирование ИС</w:t>
      </w:r>
    </w:p>
    <w:p w14:paraId="5848B5D3" w14:textId="77777777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ЗАКЛЮЧЕНИЕ</w:t>
      </w:r>
    </w:p>
    <w:p w14:paraId="787433CB" w14:textId="77777777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СПИСОК ИСПОЛЬЗУЕМОЙ ЛИТЕРАТУРЫ</w:t>
      </w:r>
    </w:p>
    <w:p w14:paraId="1CF3F247" w14:textId="77777777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ПРИЛОЖЕНИЕ А: сценарий создания объектов БД.</w:t>
      </w:r>
    </w:p>
    <w:p w14:paraId="55A24743" w14:textId="77777777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 xml:space="preserve">ПРИЛОЖЕНИЕ Б: сценарий заполнения таблиц БД. </w:t>
      </w:r>
    </w:p>
    <w:p w14:paraId="5DE5D44D" w14:textId="2797CA80" w:rsidR="00E91A06" w:rsidRPr="00CA5801" w:rsidRDefault="00E91A06" w:rsidP="00CA5801">
      <w:pPr>
        <w:spacing w:after="0" w:line="360" w:lineRule="auto"/>
        <w:ind w:left="312"/>
        <w:rPr>
          <w:sz w:val="28"/>
          <w:szCs w:val="28"/>
        </w:rPr>
      </w:pPr>
      <w:r w:rsidRPr="00CA5801">
        <w:rPr>
          <w:sz w:val="28"/>
          <w:szCs w:val="28"/>
        </w:rPr>
        <w:t>ПРИЛОЖЕНИЕ В: исходный текст клиентской программы.</w:t>
      </w:r>
    </w:p>
    <w:p w14:paraId="17FE687A" w14:textId="3725E804" w:rsidR="00CA5801" w:rsidRDefault="00E91A06" w:rsidP="00CA5801">
      <w:pPr>
        <w:pStyle w:val="2"/>
        <w:tabs>
          <w:tab w:val="left" w:pos="2856"/>
        </w:tabs>
        <w:spacing w:after="0"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Дата выдачи задания: 19 февраля 2021 г.</w:t>
      </w:r>
    </w:p>
    <w:p w14:paraId="2771A88D" w14:textId="511B18B9" w:rsidR="00E91A06" w:rsidRPr="00CA5801" w:rsidRDefault="00E91A06" w:rsidP="00CA5801">
      <w:pPr>
        <w:pStyle w:val="2"/>
        <w:tabs>
          <w:tab w:val="left" w:pos="2856"/>
        </w:tabs>
        <w:spacing w:before="0" w:after="0"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 xml:space="preserve">Срок сдачи проекта на проверку: </w:t>
      </w:r>
    </w:p>
    <w:p w14:paraId="4E5BF666" w14:textId="77777777" w:rsidR="00E91A06" w:rsidRPr="00CA5801" w:rsidRDefault="00E91A06" w:rsidP="00CA5801">
      <w:pPr>
        <w:pStyle w:val="2"/>
        <w:spacing w:before="0" w:after="0"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Подпись исполнителя:</w:t>
      </w:r>
    </w:p>
    <w:p w14:paraId="7FA1AEFA" w14:textId="4B86D5D0" w:rsidR="00E91A06" w:rsidRDefault="00E91A06" w:rsidP="00CA5801">
      <w:pPr>
        <w:pStyle w:val="2"/>
        <w:spacing w:before="0" w:after="0" w:line="360" w:lineRule="auto"/>
        <w:ind w:firstLine="0"/>
        <w:rPr>
          <w:sz w:val="28"/>
          <w:szCs w:val="28"/>
        </w:rPr>
      </w:pPr>
      <w:r w:rsidRPr="00CA5801">
        <w:rPr>
          <w:sz w:val="28"/>
          <w:szCs w:val="28"/>
        </w:rPr>
        <w:t>Подпись руководителя:</w:t>
      </w:r>
    </w:p>
    <w:p w14:paraId="0EC559AB" w14:textId="475E03AF" w:rsidR="00CA5801" w:rsidRDefault="00CA5801" w:rsidP="00CA5801">
      <w:pPr>
        <w:pStyle w:val="2"/>
        <w:spacing w:before="0" w:after="0" w:line="360" w:lineRule="auto"/>
        <w:ind w:firstLine="0"/>
        <w:rPr>
          <w:sz w:val="28"/>
          <w:szCs w:val="28"/>
        </w:rPr>
      </w:pPr>
    </w:p>
    <w:p w14:paraId="7CC01BF3" w14:textId="77777777" w:rsidR="00CA5801" w:rsidRPr="00E91A06" w:rsidRDefault="00CA5801" w:rsidP="00CA5801">
      <w:pPr>
        <w:pStyle w:val="2"/>
        <w:spacing w:before="0" w:after="0" w:line="360" w:lineRule="auto"/>
        <w:ind w:firstLine="0"/>
        <w:rPr>
          <w:sz w:val="28"/>
          <w:szCs w:val="28"/>
        </w:rPr>
      </w:pPr>
    </w:p>
    <w:p w14:paraId="21BD2533" w14:textId="278B5F2B" w:rsidR="003378D2" w:rsidRDefault="00F53226" w:rsidP="00E91A06">
      <w:pPr>
        <w:ind w:firstLine="708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F53226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p w14:paraId="0F8C7F51" w14:textId="77777777" w:rsidR="008D55B7" w:rsidRDefault="008D55B7" w:rsidP="008D55B7">
      <w:pPr>
        <w:rPr>
          <w:color w:val="000000"/>
          <w:sz w:val="27"/>
          <w:szCs w:val="27"/>
        </w:rPr>
      </w:pPr>
    </w:p>
    <w:p w14:paraId="3B99F8C9" w14:textId="2D642C8F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ВВЕДЕНИЕ</w:t>
      </w:r>
      <w:r w:rsidR="00CA5801">
        <w:rPr>
          <w:color w:val="000000"/>
          <w:sz w:val="27"/>
          <w:szCs w:val="27"/>
        </w:rPr>
        <w:t>………………………………………………………………………5</w:t>
      </w:r>
    </w:p>
    <w:p w14:paraId="1CEA0B77" w14:textId="2CBE1491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 Концептуальное описание предметной области</w:t>
      </w:r>
      <w:r w:rsidR="00D666D3">
        <w:rPr>
          <w:color w:val="000000"/>
          <w:sz w:val="27"/>
          <w:szCs w:val="27"/>
        </w:rPr>
        <w:t>……………………….……</w:t>
      </w:r>
      <w:r w:rsidR="00CA5801">
        <w:rPr>
          <w:color w:val="000000"/>
          <w:sz w:val="27"/>
          <w:szCs w:val="27"/>
        </w:rPr>
        <w:t>6</w:t>
      </w:r>
    </w:p>
    <w:p w14:paraId="59C6A2E7" w14:textId="140428C1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 Характеристики ИС</w:t>
      </w:r>
      <w:r w:rsidR="00D666D3">
        <w:rPr>
          <w:color w:val="000000"/>
          <w:sz w:val="27"/>
          <w:szCs w:val="27"/>
        </w:rPr>
        <w:t>…………………………………………………………...7</w:t>
      </w:r>
    </w:p>
    <w:p w14:paraId="34646D7B" w14:textId="2629715F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 Анализ существующих решений для предметной области</w:t>
      </w:r>
      <w:r w:rsidR="00D666D3">
        <w:rPr>
          <w:color w:val="000000"/>
          <w:sz w:val="27"/>
          <w:szCs w:val="27"/>
        </w:rPr>
        <w:t>………………...9</w:t>
      </w:r>
    </w:p>
    <w:p w14:paraId="0BC8E14D" w14:textId="408883BA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 Разработка общей структуры ИС</w:t>
      </w:r>
      <w:r w:rsidR="00D666D3">
        <w:rPr>
          <w:color w:val="000000"/>
          <w:sz w:val="27"/>
          <w:szCs w:val="27"/>
        </w:rPr>
        <w:t>……………………………………………10</w:t>
      </w:r>
    </w:p>
    <w:p w14:paraId="347803BE" w14:textId="6F884459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 Разработка серверной части информационной системы</w:t>
      </w:r>
    </w:p>
    <w:p w14:paraId="7B344F69" w14:textId="1861DC47" w:rsidR="00C532BC" w:rsidRDefault="00C532BC" w:rsidP="00D666D3">
      <w:pPr>
        <w:pStyle w:val="a5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5.1 Инфологическое проектирование БД</w:t>
      </w:r>
      <w:r w:rsidR="00D666D3">
        <w:rPr>
          <w:color w:val="000000"/>
          <w:sz w:val="27"/>
          <w:szCs w:val="27"/>
        </w:rPr>
        <w:t>……………………………………...11</w:t>
      </w:r>
    </w:p>
    <w:p w14:paraId="20D7629C" w14:textId="6F5DC0DE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5.2 Даталогическое проектирование БД</w:t>
      </w:r>
      <w:r w:rsidR="00D666D3">
        <w:rPr>
          <w:color w:val="000000"/>
          <w:sz w:val="27"/>
          <w:szCs w:val="27"/>
        </w:rPr>
        <w:t>……………………………………....18</w:t>
      </w:r>
    </w:p>
    <w:p w14:paraId="01EED111" w14:textId="059F8289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5.3 Программирование объектов БД</w:t>
      </w:r>
      <w:r w:rsidR="00D666D3">
        <w:rPr>
          <w:color w:val="000000"/>
          <w:sz w:val="27"/>
          <w:szCs w:val="27"/>
        </w:rPr>
        <w:t>…………………………………………..33</w:t>
      </w:r>
    </w:p>
    <w:p w14:paraId="41D73D36" w14:textId="22EA663C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 Разработка клиентского приложения</w:t>
      </w:r>
    </w:p>
    <w:p w14:paraId="795417C2" w14:textId="4168A414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6.1 Выбор программных компонентов клиентской части</w:t>
      </w:r>
      <w:r w:rsidR="00D666D3">
        <w:rPr>
          <w:color w:val="000000"/>
          <w:sz w:val="27"/>
          <w:szCs w:val="27"/>
        </w:rPr>
        <w:t>…………………...38</w:t>
      </w:r>
    </w:p>
    <w:p w14:paraId="7BA4BCE3" w14:textId="4BF1507A" w:rsidR="00C532BC" w:rsidRDefault="00C532BC" w:rsidP="00D666D3">
      <w:pPr>
        <w:pStyle w:val="a5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6.2 Разработка интерфейса пользователя</w:t>
      </w:r>
      <w:r w:rsidR="00D666D3">
        <w:rPr>
          <w:color w:val="000000"/>
          <w:sz w:val="27"/>
          <w:szCs w:val="27"/>
        </w:rPr>
        <w:t>……………………………………..39</w:t>
      </w:r>
    </w:p>
    <w:p w14:paraId="79EF4A12" w14:textId="485839CA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7 Разработка программной документации</w:t>
      </w:r>
      <w:r w:rsidR="00D666D3">
        <w:rPr>
          <w:color w:val="000000"/>
          <w:sz w:val="27"/>
          <w:szCs w:val="27"/>
        </w:rPr>
        <w:t>……………………………………41</w:t>
      </w:r>
    </w:p>
    <w:p w14:paraId="6BF98D3F" w14:textId="58FD81B4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 Тестирование ИС</w:t>
      </w:r>
      <w:r w:rsidR="00D666D3">
        <w:rPr>
          <w:color w:val="000000"/>
          <w:sz w:val="27"/>
          <w:szCs w:val="27"/>
        </w:rPr>
        <w:t>……………………………………………………………..42</w:t>
      </w:r>
    </w:p>
    <w:p w14:paraId="5FAC9BB4" w14:textId="641CDEA6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ЗАКЛЮЧЕНИЕ</w:t>
      </w:r>
      <w:r w:rsidR="00D666D3">
        <w:rPr>
          <w:color w:val="000000"/>
          <w:sz w:val="27"/>
          <w:szCs w:val="27"/>
        </w:rPr>
        <w:t>………………………………………………………………...50</w:t>
      </w:r>
    </w:p>
    <w:p w14:paraId="7BDE1EEE" w14:textId="4A94A57C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СПИСОК ИСПОЛЬЗУЕМОЙ ЛИТЕРАТУРЫ</w:t>
      </w:r>
      <w:r w:rsidR="00D666D3">
        <w:rPr>
          <w:color w:val="000000"/>
          <w:sz w:val="27"/>
          <w:szCs w:val="27"/>
        </w:rPr>
        <w:t>………………………………51</w:t>
      </w:r>
    </w:p>
    <w:p w14:paraId="135588CD" w14:textId="3195705A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А: сценарий создания объектов БД</w:t>
      </w:r>
      <w:r w:rsidR="00D666D3">
        <w:rPr>
          <w:color w:val="000000"/>
          <w:sz w:val="27"/>
          <w:szCs w:val="27"/>
        </w:rPr>
        <w:t>………………………..52</w:t>
      </w:r>
    </w:p>
    <w:p w14:paraId="536DC928" w14:textId="1953EFF8" w:rsidR="00C532BC" w:rsidRDefault="00C532BC" w:rsidP="00C532B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Б: сценарий заполнения таблиц БД</w:t>
      </w:r>
      <w:r w:rsidR="00D666D3">
        <w:rPr>
          <w:color w:val="000000"/>
          <w:sz w:val="27"/>
          <w:szCs w:val="27"/>
        </w:rPr>
        <w:t>………………………..6</w:t>
      </w:r>
      <w:r w:rsidR="007959AD">
        <w:rPr>
          <w:color w:val="000000"/>
          <w:sz w:val="27"/>
          <w:szCs w:val="27"/>
        </w:rPr>
        <w:t>5</w:t>
      </w:r>
    </w:p>
    <w:p w14:paraId="463BCD69" w14:textId="76D9F292" w:rsidR="00C532BC" w:rsidRDefault="00C532BC" w:rsidP="003378D2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ПРИЛОЖЕНИЕ В: исходный текст клиентской программы</w:t>
      </w:r>
      <w:r w:rsidR="00D666D3">
        <w:rPr>
          <w:color w:val="000000"/>
          <w:sz w:val="27"/>
          <w:szCs w:val="27"/>
        </w:rPr>
        <w:t>……………….</w:t>
      </w:r>
      <w:r w:rsidR="007959AD">
        <w:rPr>
          <w:color w:val="000000"/>
          <w:sz w:val="27"/>
          <w:szCs w:val="27"/>
        </w:rPr>
        <w:t>68</w:t>
      </w:r>
    </w:p>
    <w:p w14:paraId="4B4A5354" w14:textId="77777777" w:rsidR="003378D2" w:rsidRDefault="003378D2" w:rsidP="003378D2">
      <w:pPr>
        <w:pStyle w:val="a5"/>
        <w:rPr>
          <w:color w:val="000000"/>
          <w:sz w:val="27"/>
          <w:szCs w:val="27"/>
        </w:rPr>
      </w:pPr>
    </w:p>
    <w:p w14:paraId="5D9D15FA" w14:textId="73247535" w:rsidR="007C33BF" w:rsidRDefault="007C33BF" w:rsidP="007C33BF">
      <w:pPr>
        <w:rPr>
          <w:rFonts w:ascii="Times New Roman" w:hAnsi="Times New Roman" w:cs="Times New Roman"/>
          <w:sz w:val="28"/>
          <w:szCs w:val="28"/>
        </w:rPr>
      </w:pPr>
    </w:p>
    <w:p w14:paraId="58B1760D" w14:textId="77777777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235556D2" w14:textId="77777777" w:rsidR="006B7ADC" w:rsidRDefault="006B7ADC" w:rsidP="007C33BF">
      <w:pPr>
        <w:rPr>
          <w:rFonts w:ascii="Times New Roman" w:hAnsi="Times New Roman" w:cs="Times New Roman"/>
          <w:sz w:val="28"/>
          <w:szCs w:val="28"/>
        </w:rPr>
      </w:pPr>
    </w:p>
    <w:p w14:paraId="1B73ABEB" w14:textId="2BAB853E" w:rsidR="007C33BF" w:rsidRPr="007C33BF" w:rsidRDefault="007C33BF" w:rsidP="007C33B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7C33BF">
        <w:rPr>
          <w:rFonts w:ascii="Times New Roman" w:hAnsi="Times New Roman" w:cs="Times New Roman"/>
          <w:b/>
          <w:bCs/>
          <w:sz w:val="28"/>
          <w:szCs w:val="28"/>
        </w:rPr>
        <w:t>Введение</w:t>
      </w:r>
    </w:p>
    <w:p w14:paraId="6E235870" w14:textId="376DF3B8" w:rsidR="007C33BF" w:rsidRDefault="007C33BF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современном мире с повсеместном развитием способов получения информации для людей острым встает вопрос затраты времени. Поэтому разрабатываются системы, позволяющие быстро получить необходимую информацию. </w:t>
      </w:r>
      <w:r w:rsidR="004858F9">
        <w:rPr>
          <w:rFonts w:ascii="Times New Roman" w:hAnsi="Times New Roman" w:cs="Times New Roman"/>
          <w:sz w:val="28"/>
          <w:szCs w:val="28"/>
        </w:rPr>
        <w:t>Сейчас существуют крупные системы, обладающие большой скоростью, значительным объемом поисковых данных и их доступностью.</w:t>
      </w:r>
    </w:p>
    <w:p w14:paraId="102BA47A" w14:textId="27711156" w:rsidR="004858F9" w:rsidRDefault="0093396C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4858F9">
        <w:rPr>
          <w:rFonts w:ascii="Times New Roman" w:hAnsi="Times New Roman" w:cs="Times New Roman"/>
          <w:sz w:val="28"/>
          <w:szCs w:val="28"/>
        </w:rPr>
        <w:t xml:space="preserve"> данной курсовой работе, призванной ознакомить студентов с </w:t>
      </w:r>
      <w:r>
        <w:rPr>
          <w:rFonts w:ascii="Times New Roman" w:hAnsi="Times New Roman" w:cs="Times New Roman"/>
          <w:sz w:val="28"/>
          <w:szCs w:val="28"/>
        </w:rPr>
        <w:t xml:space="preserve">проектированием подобной системы, но куда более меньших размеров, была разработана система для кинотеатра, которая позволяет управлять основными объектами. </w:t>
      </w:r>
      <w:r w:rsidR="000E15AF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="00C43BFC">
        <w:rPr>
          <w:rFonts w:ascii="Times New Roman" w:hAnsi="Times New Roman" w:cs="Times New Roman"/>
          <w:sz w:val="28"/>
          <w:szCs w:val="28"/>
        </w:rPr>
        <w:t>веб-</w:t>
      </w:r>
      <w:r w:rsidR="000E15AF">
        <w:rPr>
          <w:rFonts w:ascii="Times New Roman" w:hAnsi="Times New Roman" w:cs="Times New Roman"/>
          <w:sz w:val="28"/>
          <w:szCs w:val="28"/>
        </w:rPr>
        <w:t>приложения для кинотеатра позволяет узнавать о расписаниях и покупать билеты фильмы там, где удобно зрителю. То есть нет необходимости в посещении кинотеатра, кроме как для просмотра киноленты.</w:t>
      </w:r>
    </w:p>
    <w:p w14:paraId="388B798F" w14:textId="4D9FCBF5" w:rsidR="0093396C" w:rsidRDefault="00926408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разработана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26408">
        <w:rPr>
          <w:rFonts w:ascii="Times New Roman" w:hAnsi="Times New Roman" w:cs="Times New Roman"/>
          <w:sz w:val="28"/>
          <w:szCs w:val="28"/>
        </w:rPr>
        <w:t xml:space="preserve"> 2018. </w:t>
      </w: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(сайт) разработано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264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264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Использованные языки: </w:t>
      </w:r>
      <w:r>
        <w:rPr>
          <w:rFonts w:ascii="Times New Roman" w:hAnsi="Times New Roman" w:cs="Times New Roman"/>
          <w:sz w:val="28"/>
          <w:szCs w:val="28"/>
          <w:lang w:val="en-US"/>
        </w:rPr>
        <w:t>Transact</w:t>
      </w:r>
      <w:r w:rsidRPr="008308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83089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830897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830897">
        <w:rPr>
          <w:rFonts w:ascii="Times New Roman" w:hAnsi="Times New Roman" w:cs="Times New Roman"/>
          <w:sz w:val="28"/>
          <w:szCs w:val="28"/>
        </w:rPr>
        <w:t>.</w:t>
      </w:r>
    </w:p>
    <w:p w14:paraId="0660546B" w14:textId="38933B41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59CB890" w14:textId="77777777" w:rsidR="001D2AE2" w:rsidRDefault="001D2AE2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5068B78D" w14:textId="5C56885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B975ED" w14:textId="2BEDFCC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4067B76" w14:textId="67BB47A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6B930E2" w14:textId="599505B2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087553" w14:textId="7089CE10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B31EA4" w14:textId="7FAB69E4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E0A5AD1" w14:textId="1E4B020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E99BB5B" w14:textId="2AB572B8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DFEBC76" w14:textId="67AE5B7A" w:rsidR="00926408" w:rsidRDefault="00926408" w:rsidP="004858F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008FCF9" w14:textId="63DDB2FF" w:rsidR="00926408" w:rsidRPr="00EB4E0A" w:rsidRDefault="00926408" w:rsidP="00926408">
      <w:pPr>
        <w:rPr>
          <w:rFonts w:ascii="Times New Roman" w:hAnsi="Times New Roman" w:cs="Times New Roman"/>
          <w:sz w:val="28"/>
          <w:szCs w:val="28"/>
        </w:rPr>
      </w:pPr>
    </w:p>
    <w:p w14:paraId="4B28D8F9" w14:textId="03904AB7" w:rsidR="00926408" w:rsidRPr="00DF44ED" w:rsidRDefault="001D2AE2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Концептуальное о</w:t>
      </w:r>
      <w:r w:rsidR="00926408" w:rsidRPr="00DF44ED">
        <w:rPr>
          <w:rFonts w:ascii="Times New Roman" w:hAnsi="Times New Roman" w:cs="Times New Roman"/>
          <w:b/>
          <w:bCs/>
          <w:sz w:val="28"/>
          <w:szCs w:val="28"/>
        </w:rPr>
        <w:t>писание предметной области</w:t>
      </w:r>
    </w:p>
    <w:p w14:paraId="43BB70C1" w14:textId="38612722" w:rsidR="00926408" w:rsidRDefault="00926408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Предметная область</w:t>
      </w:r>
      <w:r>
        <w:rPr>
          <w:rFonts w:ascii="Times New Roman" w:hAnsi="Times New Roman" w:cs="Times New Roman"/>
          <w:sz w:val="28"/>
          <w:szCs w:val="28"/>
        </w:rPr>
        <w:t xml:space="preserve"> – кинотеатр, </w:t>
      </w:r>
      <w:r w:rsidR="00CE04F3">
        <w:rPr>
          <w:rFonts w:ascii="Times New Roman" w:hAnsi="Times New Roman" w:cs="Times New Roman"/>
          <w:sz w:val="28"/>
          <w:szCs w:val="28"/>
        </w:rPr>
        <w:t>предоставляющий прокат различных фильмов.</w:t>
      </w:r>
    </w:p>
    <w:p w14:paraId="78D0D65A" w14:textId="7A3B5F6F" w:rsidR="001D2AE2" w:rsidRDefault="001D2AE2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Кинотеатр должен обладать определенным административным и оперативным штатом, в который входят: администраторы, менеджеры, киномеханики, кассиры (работники у залов), уборщики.</w:t>
      </w:r>
    </w:p>
    <w:p w14:paraId="52C91C3C" w14:textId="5D8CB9A9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Основная деятельность – показ фильмов, поэтому у кинотеатра должна быть база кинолент, со временем меняющая свой состав. В состав так же входят кинозалы, кассы.</w:t>
      </w:r>
    </w:p>
    <w:p w14:paraId="7ABB83C3" w14:textId="145067FD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Кинотеатр имеет возможность предоставление проката реклам перед сеансами.</w:t>
      </w:r>
    </w:p>
    <w:p w14:paraId="6BB21C3D" w14:textId="2C32C7B7" w:rsidR="001D2AE2" w:rsidRDefault="001D2AE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Покупка билетов может осуществляться через кассы, либо через интернет-сайт. </w:t>
      </w:r>
    </w:p>
    <w:p w14:paraId="33247DEA" w14:textId="2059DB2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238C441" w14:textId="46CDB2B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C4E5D7D" w14:textId="45656F0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5F6171F4" w14:textId="385D74A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4504044" w14:textId="45BE739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665C160" w14:textId="78B83EF6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4F546152" w14:textId="73266DAA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2449FBA9" w14:textId="45484142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7FFC6A06" w14:textId="117C5B59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AC91FD9" w14:textId="40D7C2B7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3055BC20" w14:textId="641EE2B4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FEBED62" w14:textId="68FE81D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06C832FC" w14:textId="49589628" w:rsidR="002B3EF3" w:rsidRDefault="002B3EF3" w:rsidP="001D2AE2">
      <w:pPr>
        <w:rPr>
          <w:rFonts w:ascii="Times New Roman" w:hAnsi="Times New Roman" w:cs="Times New Roman"/>
          <w:sz w:val="28"/>
          <w:szCs w:val="28"/>
        </w:rPr>
      </w:pPr>
    </w:p>
    <w:p w14:paraId="629A9E07" w14:textId="77777777" w:rsidR="00C43BFC" w:rsidRDefault="00C43BFC" w:rsidP="001D2AE2">
      <w:pPr>
        <w:rPr>
          <w:rFonts w:ascii="Times New Roman" w:hAnsi="Times New Roman" w:cs="Times New Roman"/>
          <w:sz w:val="28"/>
          <w:szCs w:val="28"/>
        </w:rPr>
      </w:pPr>
    </w:p>
    <w:p w14:paraId="53A719BD" w14:textId="782A0A6F" w:rsidR="00BA5C78" w:rsidRPr="00DF44ED" w:rsidRDefault="00C532BC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Характеристики ИС</w:t>
      </w:r>
    </w:p>
    <w:p w14:paraId="7BAEBE1A" w14:textId="3F8AC344" w:rsidR="00CE04F3" w:rsidRPr="00953EE4" w:rsidRDefault="00CE04F3" w:rsidP="00CE04F3">
      <w:pPr>
        <w:ind w:firstLine="708"/>
        <w:rPr>
          <w:rFonts w:ascii="Times New Roman" w:hAnsi="Times New Roman" w:cs="Times New Roman"/>
          <w:sz w:val="28"/>
          <w:szCs w:val="28"/>
          <w:u w:val="single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t>Хранимые данные в базе:</w:t>
      </w:r>
    </w:p>
    <w:p w14:paraId="26D622C2" w14:textId="00DBC717" w:rsidR="00CE04F3" w:rsidRDefault="00CE04F3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кинозалах:</w:t>
      </w:r>
    </w:p>
    <w:p w14:paraId="48A2FDD6" w14:textId="0E75B103" w:rsidR="00CE04F3" w:rsidRPr="00CE04F3" w:rsidRDefault="00B77C69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E04F3">
        <w:rPr>
          <w:rFonts w:ascii="Times New Roman" w:hAnsi="Times New Roman" w:cs="Times New Roman"/>
          <w:sz w:val="28"/>
          <w:szCs w:val="28"/>
        </w:rPr>
        <w:t xml:space="preserve">омер зала,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CE04F3">
        <w:rPr>
          <w:rFonts w:ascii="Times New Roman" w:hAnsi="Times New Roman" w:cs="Times New Roman"/>
          <w:sz w:val="28"/>
          <w:szCs w:val="28"/>
        </w:rPr>
        <w:t xml:space="preserve">аличие </w:t>
      </w:r>
      <w:r w:rsidR="00CE04F3" w:rsidRPr="00CE04F3">
        <w:rPr>
          <w:rFonts w:ascii="Times New Roman" w:hAnsi="Times New Roman" w:cs="Times New Roman"/>
          <w:sz w:val="28"/>
          <w:szCs w:val="28"/>
        </w:rPr>
        <w:t>3</w:t>
      </w:r>
      <w:r w:rsidR="00CE04F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CE04F3" w:rsidRPr="00CE04F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CE04F3">
        <w:rPr>
          <w:rFonts w:ascii="Times New Roman" w:hAnsi="Times New Roman" w:cs="Times New Roman"/>
          <w:sz w:val="28"/>
          <w:szCs w:val="28"/>
        </w:rPr>
        <w:t>оличество рядов и мест</w:t>
      </w:r>
      <w:r w:rsidR="00CE04F3" w:rsidRPr="00CE04F3">
        <w:rPr>
          <w:rFonts w:ascii="Times New Roman" w:hAnsi="Times New Roman" w:cs="Times New Roman"/>
          <w:sz w:val="28"/>
          <w:szCs w:val="28"/>
        </w:rPr>
        <w:t>;</w:t>
      </w:r>
    </w:p>
    <w:p w14:paraId="7574229A" w14:textId="77777777" w:rsidR="00CE04F3" w:rsidRDefault="00CE04F3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прокатываемым фильмам:</w:t>
      </w:r>
    </w:p>
    <w:p w14:paraId="4D40557B" w14:textId="68E1DDEE" w:rsidR="00CE04F3" w:rsidRDefault="00B77C69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CE04F3">
        <w:rPr>
          <w:rFonts w:ascii="Times New Roman" w:hAnsi="Times New Roman" w:cs="Times New Roman"/>
          <w:sz w:val="28"/>
          <w:szCs w:val="28"/>
        </w:rPr>
        <w:t xml:space="preserve">азвание фильма, </w:t>
      </w:r>
      <w:r>
        <w:rPr>
          <w:rFonts w:ascii="Times New Roman" w:hAnsi="Times New Roman" w:cs="Times New Roman"/>
          <w:sz w:val="28"/>
          <w:szCs w:val="28"/>
        </w:rPr>
        <w:t>г</w:t>
      </w:r>
      <w:r w:rsidR="00CE04F3">
        <w:rPr>
          <w:rFonts w:ascii="Times New Roman" w:hAnsi="Times New Roman" w:cs="Times New Roman"/>
          <w:sz w:val="28"/>
          <w:szCs w:val="28"/>
        </w:rPr>
        <w:t xml:space="preserve">од выхода,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E04F3">
        <w:rPr>
          <w:rFonts w:ascii="Times New Roman" w:hAnsi="Times New Roman" w:cs="Times New Roman"/>
          <w:sz w:val="28"/>
          <w:szCs w:val="28"/>
        </w:rPr>
        <w:t xml:space="preserve">ежиссер, </w:t>
      </w:r>
      <w:r>
        <w:rPr>
          <w:rFonts w:ascii="Times New Roman" w:hAnsi="Times New Roman" w:cs="Times New Roman"/>
          <w:sz w:val="28"/>
          <w:szCs w:val="28"/>
        </w:rPr>
        <w:t>дл</w:t>
      </w:r>
      <w:r w:rsidR="00CE04F3">
        <w:rPr>
          <w:rFonts w:ascii="Times New Roman" w:hAnsi="Times New Roman" w:cs="Times New Roman"/>
          <w:sz w:val="28"/>
          <w:szCs w:val="28"/>
        </w:rPr>
        <w:t xml:space="preserve">ительность, </w:t>
      </w:r>
      <w:r>
        <w:rPr>
          <w:rFonts w:ascii="Times New Roman" w:hAnsi="Times New Roman" w:cs="Times New Roman"/>
          <w:sz w:val="28"/>
          <w:szCs w:val="28"/>
        </w:rPr>
        <w:t>ж</w:t>
      </w:r>
      <w:r w:rsidR="00CE04F3">
        <w:rPr>
          <w:rFonts w:ascii="Times New Roman" w:hAnsi="Times New Roman" w:cs="Times New Roman"/>
          <w:sz w:val="28"/>
          <w:szCs w:val="28"/>
        </w:rPr>
        <w:t xml:space="preserve">анр,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CE04F3">
        <w:rPr>
          <w:rFonts w:ascii="Times New Roman" w:hAnsi="Times New Roman" w:cs="Times New Roman"/>
          <w:sz w:val="28"/>
          <w:szCs w:val="28"/>
        </w:rPr>
        <w:t>ейтинг;</w:t>
      </w:r>
    </w:p>
    <w:p w14:paraId="78315A9A" w14:textId="77777777" w:rsidR="00CE04F3" w:rsidRDefault="00CE04F3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сотрудниках:</w:t>
      </w:r>
    </w:p>
    <w:p w14:paraId="701D6BC4" w14:textId="17569866" w:rsidR="00B77C69" w:rsidRDefault="00B77C69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должность, паспорт, опыт</w:t>
      </w:r>
      <w:r w:rsidR="006E2E3D">
        <w:rPr>
          <w:rFonts w:ascii="Times New Roman" w:hAnsi="Times New Roman" w:cs="Times New Roman"/>
          <w:sz w:val="28"/>
          <w:szCs w:val="28"/>
        </w:rPr>
        <w:t>, номер телефона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43AC107" w14:textId="22F1395F" w:rsidR="00953EE4" w:rsidRDefault="00953EE4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должностях:</w:t>
      </w:r>
    </w:p>
    <w:p w14:paraId="1B32B613" w14:textId="17F57E22" w:rsidR="00953EE4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позиции, описание, ранг, зарплата;</w:t>
      </w:r>
    </w:p>
    <w:p w14:paraId="769B0594" w14:textId="79423EEE" w:rsidR="00CE04F3" w:rsidRDefault="00B77C69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сеансах:</w:t>
      </w:r>
    </w:p>
    <w:p w14:paraId="377354A5" w14:textId="01E20043" w:rsidR="00B77C69" w:rsidRDefault="00B77C69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фильма, номер зала, время показа, возрастной рейтинг, тип сеанса, стоимость билета;</w:t>
      </w:r>
    </w:p>
    <w:p w14:paraId="5630BD4A" w14:textId="6579ACD8" w:rsidR="006E2E3D" w:rsidRDefault="006E2E3D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рекламодателях:</w:t>
      </w:r>
    </w:p>
    <w:p w14:paraId="07E8BA4E" w14:textId="0AF9C1EB" w:rsidR="006E2E3D" w:rsidRDefault="006E2E3D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название компании, номер телефона;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427A7F12" w14:textId="33B07ED8" w:rsidR="00B77C69" w:rsidRDefault="00B77C69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прокатываемой рекламе:</w:t>
      </w:r>
    </w:p>
    <w:p w14:paraId="14FEFCF6" w14:textId="6850D5E1" w:rsidR="00B77C69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сеанса, ответственный сотрудник, рекламодатель, название рекламы, длительность, стоимость;</w:t>
      </w:r>
    </w:p>
    <w:p w14:paraId="238B8634" w14:textId="77777777" w:rsidR="00953EE4" w:rsidRDefault="00953EE4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кассах</w:t>
      </w:r>
    </w:p>
    <w:p w14:paraId="002A0397" w14:textId="33BBA0EC" w:rsidR="00953EE4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кассы, сотрудник, время смены, время работы;</w:t>
      </w:r>
    </w:p>
    <w:p w14:paraId="25250C64" w14:textId="77777777" w:rsidR="00953EE4" w:rsidRDefault="00953EE4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билетах</w:t>
      </w:r>
    </w:p>
    <w:p w14:paraId="73D851F2" w14:textId="72CFEA78" w:rsidR="00953EE4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сеанса, номер кассы, тип билета, номер ряда и места;</w:t>
      </w:r>
    </w:p>
    <w:p w14:paraId="45318096" w14:textId="77777777" w:rsidR="00953EE4" w:rsidRDefault="00953EE4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типах сеансов, билетов</w:t>
      </w:r>
    </w:p>
    <w:p w14:paraId="0FAE7C6F" w14:textId="70214E27" w:rsidR="00953EE4" w:rsidRDefault="00953EE4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типа, описание, скидка (для билетов);</w:t>
      </w:r>
    </w:p>
    <w:p w14:paraId="48C02AD9" w14:textId="2D4CC6C4" w:rsidR="006E2E3D" w:rsidRDefault="006E2E3D" w:rsidP="00756FE3">
      <w:pPr>
        <w:pStyle w:val="a3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же информация о том, к чему прикреплены сотрудники (кинозалы, кассы):</w:t>
      </w:r>
    </w:p>
    <w:p w14:paraId="3205A656" w14:textId="73DE2C0C" w:rsidR="006E2E3D" w:rsidRPr="006E2E3D" w:rsidRDefault="006E2E3D" w:rsidP="00756FE3">
      <w:pPr>
        <w:pStyle w:val="a3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идентификационный номер сотрудника, номер объекта;</w:t>
      </w:r>
    </w:p>
    <w:p w14:paraId="07F44390" w14:textId="10E84771" w:rsidR="00953EE4" w:rsidRDefault="00953EE4" w:rsidP="00756FE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1457C14" w14:textId="7E5BB08E" w:rsidR="00953EE4" w:rsidRDefault="00953EE4" w:rsidP="00756FE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953EE4">
        <w:rPr>
          <w:rFonts w:ascii="Times New Roman" w:hAnsi="Times New Roman" w:cs="Times New Roman"/>
          <w:sz w:val="28"/>
          <w:szCs w:val="28"/>
          <w:u w:val="single"/>
        </w:rPr>
        <w:lastRenderedPageBreak/>
        <w:t>Бизнес-правила, накладываемые на базу:</w:t>
      </w:r>
    </w:p>
    <w:p w14:paraId="1E912C67" w14:textId="77777777" w:rsidR="00953EE4" w:rsidRDefault="00953EE4" w:rsidP="00756FE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  <w:u w:val="single"/>
        </w:rPr>
      </w:pPr>
    </w:p>
    <w:p w14:paraId="4B54692B" w14:textId="56624943" w:rsidR="00953EE4" w:rsidRDefault="00953EE4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одном сеансе может прокатываться только один кинофильм;</w:t>
      </w:r>
    </w:p>
    <w:p w14:paraId="1FD94DC3" w14:textId="0E08CD6E" w:rsidR="00953EE4" w:rsidRDefault="002A26B1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на сеанс не стандартного типа может быть куплен только в кинотеатре;</w:t>
      </w:r>
    </w:p>
    <w:p w14:paraId="02BDA3A5" w14:textId="06990A9D" w:rsidR="002A26B1" w:rsidRDefault="002A26B1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одно и тоже время в одном зале не могут идти разные сеансы;</w:t>
      </w:r>
    </w:p>
    <w:p w14:paraId="3838E01C" w14:textId="76DF685B" w:rsidR="002A26B1" w:rsidRDefault="00D73F83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сеансы могут выставляться только на будущие даты;</w:t>
      </w:r>
    </w:p>
    <w:p w14:paraId="73B3668A" w14:textId="292B329B" w:rsidR="00D73F83" w:rsidRDefault="00EE648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рекламный ролик должен стоить не меньше 5 тыс. рублей;</w:t>
      </w:r>
    </w:p>
    <w:p w14:paraId="7B792F42" w14:textId="57676A6E" w:rsidR="00EE6487" w:rsidRDefault="00EE648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рекламный ролик должен длиться не более </w:t>
      </w:r>
      <w:r w:rsidRPr="00EE6487">
        <w:rPr>
          <w:rFonts w:ascii="Times New Roman" w:hAnsi="Times New Roman" w:cs="Times New Roman"/>
          <w:sz w:val="28"/>
          <w:szCs w:val="28"/>
        </w:rPr>
        <w:t xml:space="preserve">180 </w:t>
      </w:r>
      <w:r>
        <w:rPr>
          <w:rFonts w:ascii="Times New Roman" w:hAnsi="Times New Roman" w:cs="Times New Roman"/>
          <w:sz w:val="28"/>
          <w:szCs w:val="28"/>
        </w:rPr>
        <w:t>секунд;</w:t>
      </w:r>
    </w:p>
    <w:p w14:paraId="356AE13E" w14:textId="7FBBF459" w:rsidR="00EE6487" w:rsidRDefault="00EE648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может занимать только одну должность;</w:t>
      </w:r>
    </w:p>
    <w:p w14:paraId="4047A005" w14:textId="1400621F" w:rsidR="00776131" w:rsidRDefault="00EE648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мо</w:t>
      </w:r>
      <w:r w:rsidR="00776131">
        <w:rPr>
          <w:rFonts w:ascii="Times New Roman" w:hAnsi="Times New Roman" w:cs="Times New Roman"/>
          <w:sz w:val="28"/>
          <w:szCs w:val="28"/>
        </w:rPr>
        <w:t>жет</w:t>
      </w:r>
      <w:r>
        <w:rPr>
          <w:rFonts w:ascii="Times New Roman" w:hAnsi="Times New Roman" w:cs="Times New Roman"/>
          <w:sz w:val="28"/>
          <w:szCs w:val="28"/>
        </w:rPr>
        <w:t xml:space="preserve"> быть куплен </w:t>
      </w:r>
      <w:r w:rsidR="00776131">
        <w:rPr>
          <w:rFonts w:ascii="Times New Roman" w:hAnsi="Times New Roman" w:cs="Times New Roman"/>
          <w:sz w:val="28"/>
          <w:szCs w:val="28"/>
        </w:rPr>
        <w:t>только на один сеанс, но сеанс может иметь множество билетов;</w:t>
      </w:r>
    </w:p>
    <w:p w14:paraId="6899FBCE" w14:textId="3A4F872E" w:rsidR="00EE6487" w:rsidRDefault="00776131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работник-кассир может обслуживать множество кинозалов, но кинозал может иметь множество работников;</w:t>
      </w:r>
    </w:p>
    <w:p w14:paraId="6E3F780F" w14:textId="50D4A5EC" w:rsidR="00953EE4" w:rsidRDefault="00776131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может проигрываться на множестве сеансов, но сеанс может иметь множество рекламных роликов;</w:t>
      </w:r>
    </w:p>
    <w:p w14:paraId="08EE3CF5" w14:textId="0E4169A1" w:rsidR="00776131" w:rsidRDefault="00C46BDA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принимать рекламу и назначать ее на сеансы могут только сотрудники, чей ранг равен трем;</w:t>
      </w:r>
    </w:p>
    <w:p w14:paraId="7E7E0626" w14:textId="461DC4C9" w:rsidR="00830897" w:rsidRDefault="00830897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работать на кассах могут только работники с рангом равным </w:t>
      </w:r>
      <w:r w:rsidR="00BA5C78">
        <w:rPr>
          <w:rFonts w:ascii="Times New Roman" w:hAnsi="Times New Roman" w:cs="Times New Roman"/>
          <w:sz w:val="28"/>
          <w:szCs w:val="28"/>
        </w:rPr>
        <w:t>двум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906D798" w14:textId="617DC2EE" w:rsidR="00830897" w:rsidRDefault="001D2AE2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билеты, купленные через интернет-сайт, </w:t>
      </w:r>
      <w:r w:rsidR="00BA5C78">
        <w:rPr>
          <w:rFonts w:ascii="Times New Roman" w:hAnsi="Times New Roman" w:cs="Times New Roman"/>
          <w:sz w:val="28"/>
          <w:szCs w:val="28"/>
        </w:rPr>
        <w:t>могут быть только стандартного типа;</w:t>
      </w:r>
    </w:p>
    <w:p w14:paraId="30AC1455" w14:textId="7F55B1A2" w:rsidR="00BA5C78" w:rsidRDefault="006E2E3D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ФИО, паспорт</w:t>
      </w:r>
      <w:r w:rsidR="00021899">
        <w:rPr>
          <w:rFonts w:ascii="Times New Roman" w:hAnsi="Times New Roman" w:cs="Times New Roman"/>
          <w:sz w:val="28"/>
          <w:szCs w:val="28"/>
        </w:rPr>
        <w:t>, номер телефона</w:t>
      </w:r>
      <w:r>
        <w:rPr>
          <w:rFonts w:ascii="Times New Roman" w:hAnsi="Times New Roman" w:cs="Times New Roman"/>
          <w:sz w:val="28"/>
          <w:szCs w:val="28"/>
        </w:rPr>
        <w:t xml:space="preserve"> для сотрудников должны быть уникальными;</w:t>
      </w:r>
    </w:p>
    <w:p w14:paraId="732A71A9" w14:textId="622D6714" w:rsidR="006E2E3D" w:rsidRDefault="006E2E3D" w:rsidP="00756FE3">
      <w:pPr>
        <w:pStyle w:val="a3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</w:t>
      </w:r>
      <w:r w:rsidR="00021899">
        <w:rPr>
          <w:rFonts w:ascii="Times New Roman" w:hAnsi="Times New Roman" w:cs="Times New Roman"/>
          <w:sz w:val="28"/>
          <w:szCs w:val="28"/>
        </w:rPr>
        <w:t xml:space="preserve"> и номер телефона рекламодателя должны быть уникальными;</w:t>
      </w:r>
    </w:p>
    <w:p w14:paraId="3E402A04" w14:textId="7906CDE1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15153271" w14:textId="693CDCB5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5EEC0CC7" w14:textId="4374980D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13CF5E0A" w14:textId="1557519E" w:rsidR="00C46BDA" w:rsidRDefault="00C46BDA" w:rsidP="00C46BDA">
      <w:pPr>
        <w:rPr>
          <w:rFonts w:ascii="Times New Roman" w:hAnsi="Times New Roman" w:cs="Times New Roman"/>
          <w:sz w:val="28"/>
          <w:szCs w:val="28"/>
        </w:rPr>
      </w:pPr>
    </w:p>
    <w:p w14:paraId="32BF0EF2" w14:textId="66AD3B3E" w:rsidR="002B3EF3" w:rsidRDefault="002B3EF3" w:rsidP="00C46BDA">
      <w:pPr>
        <w:rPr>
          <w:rFonts w:ascii="Times New Roman" w:hAnsi="Times New Roman" w:cs="Times New Roman"/>
          <w:sz w:val="28"/>
          <w:szCs w:val="28"/>
        </w:rPr>
      </w:pPr>
    </w:p>
    <w:p w14:paraId="25E05AA6" w14:textId="68221EE3" w:rsidR="002B3EF3" w:rsidRPr="00DF44ED" w:rsidRDefault="002B3EF3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существующих решений для предметной области</w:t>
      </w:r>
    </w:p>
    <w:p w14:paraId="7411A84D" w14:textId="638D71E0" w:rsidR="002B3EF3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курсовой предметной области уже существует множество решений, позволяющих получить обширный объем информации не только о фильме, но и дополнительную информацию, такую как рецензии, события, связанные с фильмом, сборы и другие. </w:t>
      </w:r>
    </w:p>
    <w:p w14:paraId="75B3C604" w14:textId="44569A3B" w:rsidR="00754DD9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Подобные системы сходны по функционалу, поэтому для рассмотрения был взят портал «КиноПоиск».</w:t>
      </w:r>
    </w:p>
    <w:p w14:paraId="7688DC61" w14:textId="77777777" w:rsidR="0031176B" w:rsidRDefault="00754DD9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в список расположены фильмы, находящиеся в прокате. Для каждого фильма выводится название, изображение, режиссер и жанр. Также рейтинг, дата премьеры и кнопка для перехода к покупке билетов. Подобное представление позволяет пользователю быстро оценить текущую афишу</w:t>
      </w:r>
      <w:r w:rsidR="0031176B">
        <w:rPr>
          <w:rFonts w:ascii="Times New Roman" w:hAnsi="Times New Roman" w:cs="Times New Roman"/>
          <w:sz w:val="28"/>
          <w:szCs w:val="28"/>
        </w:rPr>
        <w:t xml:space="preserve"> и определиться с выбором. </w:t>
      </w:r>
    </w:p>
    <w:p w14:paraId="470B07C4" w14:textId="77777777" w:rsid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этой информации недостаточно, то пользователь может перейти к расширенной информации о фильме. </w:t>
      </w:r>
    </w:p>
    <w:p w14:paraId="4967ACF0" w14:textId="7B7B5F7C" w:rsidR="00754DD9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определится с выбором, то он может перейти к сеансам, выбрать подходящий, далее забронировать места.</w:t>
      </w:r>
    </w:p>
    <w:p w14:paraId="4FA0EE0C" w14:textId="4786DE6C" w:rsidR="0031176B" w:rsidRPr="0031176B" w:rsidRDefault="0031176B" w:rsidP="00756FE3">
      <w:pPr>
        <w:spacing w:line="360" w:lineRule="auto"/>
        <w:ind w:firstLine="70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портале доступно большое количество функций, однако для курсового проекта выбор остановился на описанном выше наборе.</w:t>
      </w:r>
    </w:p>
    <w:p w14:paraId="44881E7F" w14:textId="77777777" w:rsidR="00754DD9" w:rsidRPr="00754DD9" w:rsidRDefault="00754DD9" w:rsidP="00754DD9">
      <w:pPr>
        <w:ind w:firstLine="705"/>
        <w:rPr>
          <w:rFonts w:ascii="Times New Roman" w:hAnsi="Times New Roman" w:cs="Times New Roman"/>
          <w:sz w:val="28"/>
          <w:szCs w:val="28"/>
        </w:rPr>
      </w:pPr>
    </w:p>
    <w:p w14:paraId="16176B72" w14:textId="1B81B29B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ADB501" w14:textId="7805D940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6C700D" w14:textId="421369AE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CA1292" w14:textId="4C376D7D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5703765" w14:textId="3D09CF25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C5C93C9" w14:textId="469E5B9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2C73F7" w14:textId="7869A8D6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CBDB56" w14:textId="3FAA7059" w:rsidR="002B3EF3" w:rsidRDefault="002B3EF3" w:rsidP="002B3EF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A4D4C9" w14:textId="4A4832A9" w:rsidR="002B3EF3" w:rsidRPr="00DF44ED" w:rsidRDefault="002B3EF3" w:rsidP="00DF44ED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общей структуры ИС</w:t>
      </w:r>
    </w:p>
    <w:p w14:paraId="172A264A" w14:textId="4D06507A" w:rsidR="002B3EF3" w:rsidRDefault="002B3EF3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для построения информационной системы была взята «Клиент-Серверная» архитектура. Система на этой архитектуре делится на две подсистемы: клиентскую и серверную.</w:t>
      </w:r>
    </w:p>
    <w:p w14:paraId="064A3310" w14:textId="2AD7F494" w:rsidR="002B3EF3" w:rsidRDefault="002B3EF3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Клиентская часть представляет собой компьютер, на котором находится приложение (программа, сайт и т</w:t>
      </w:r>
      <w:r w:rsidR="00EB2D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п.), с помощью которого пользователь получает и запрашивает необходимую информацию</w:t>
      </w:r>
      <w:r w:rsidR="00EB2DE1">
        <w:rPr>
          <w:rFonts w:ascii="Times New Roman" w:hAnsi="Times New Roman" w:cs="Times New Roman"/>
          <w:sz w:val="28"/>
          <w:szCs w:val="28"/>
        </w:rPr>
        <w:t>, которая «обрисовывается» в приложении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05C0807" w14:textId="6D6A2354" w:rsidR="002B3EF3" w:rsidRDefault="002B3EF3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серверной части расположены обработчик, СУБД и база данных. Они принимают запрос с клиентской части, обрабатывают его и возвращают результат.</w:t>
      </w:r>
      <w:r w:rsidR="00EB2DE1">
        <w:rPr>
          <w:rFonts w:ascii="Times New Roman" w:hAnsi="Times New Roman" w:cs="Times New Roman"/>
          <w:sz w:val="28"/>
          <w:szCs w:val="28"/>
        </w:rPr>
        <w:t xml:space="preserve"> Сервер – это так же компьютер, который мощнее и производительнее. На нем располагается основная логика. </w:t>
      </w:r>
    </w:p>
    <w:p w14:paraId="79B6ACF5" w14:textId="70162352" w:rsidR="00EB2DE1" w:rsidRDefault="00EB2DE1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Подобное разделение позволяет снизить требования к клиентским компьютерам, облегчить управление и наладку сервера, обезопасить хранимую информацию баз данных, снизить нагрузку на сеть.</w:t>
      </w:r>
    </w:p>
    <w:p w14:paraId="1BDA4EEB" w14:textId="3660548B" w:rsidR="00EB2DE1" w:rsidRDefault="00E04FAC" w:rsidP="00EB2DE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981929" wp14:editId="537E34CC">
            <wp:extent cx="5940425" cy="32524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119D" w14:textId="6FB9DD17" w:rsidR="00EB2DE1" w:rsidRPr="00EB2DE1" w:rsidRDefault="00EB2DE1" w:rsidP="00EB2DE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43BFC">
        <w:rPr>
          <w:rFonts w:ascii="Times New Roman" w:hAnsi="Times New Roman" w:cs="Times New Roman"/>
          <w:sz w:val="28"/>
          <w:szCs w:val="28"/>
        </w:rPr>
        <w:t>4.1</w:t>
      </w:r>
      <w:r>
        <w:rPr>
          <w:rFonts w:ascii="Times New Roman" w:hAnsi="Times New Roman" w:cs="Times New Roman"/>
          <w:sz w:val="28"/>
          <w:szCs w:val="28"/>
        </w:rPr>
        <w:t xml:space="preserve"> – Клиент-Серверная архитектура</w:t>
      </w:r>
    </w:p>
    <w:p w14:paraId="7565BB2F" w14:textId="5ACAF70E" w:rsidR="003678D8" w:rsidRDefault="003678D8" w:rsidP="00C46BDA">
      <w:pPr>
        <w:rPr>
          <w:rFonts w:ascii="Times New Roman" w:hAnsi="Times New Roman" w:cs="Times New Roman"/>
          <w:sz w:val="28"/>
          <w:szCs w:val="28"/>
        </w:rPr>
      </w:pPr>
    </w:p>
    <w:p w14:paraId="3774AD07" w14:textId="6225A3CF" w:rsidR="003678D8" w:rsidRPr="00DF44ED" w:rsidRDefault="003678D8" w:rsidP="00756FE3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44ED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серверной части ИС</w:t>
      </w:r>
    </w:p>
    <w:p w14:paraId="361775BD" w14:textId="357FFC99" w:rsidR="003678D8" w:rsidRPr="00DF44ED" w:rsidRDefault="00DF44ED" w:rsidP="00756FE3">
      <w:pPr>
        <w:pStyle w:val="a3"/>
        <w:numPr>
          <w:ilvl w:val="1"/>
          <w:numId w:val="30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678D8" w:rsidRPr="00DF44ED">
        <w:rPr>
          <w:rFonts w:ascii="Times New Roman" w:hAnsi="Times New Roman" w:cs="Times New Roman"/>
          <w:b/>
          <w:bCs/>
          <w:sz w:val="28"/>
          <w:szCs w:val="28"/>
        </w:rPr>
        <w:t>Инфологическое проектирование БД</w:t>
      </w:r>
    </w:p>
    <w:p w14:paraId="595927D7" w14:textId="3F8E916A" w:rsidR="00EB4E0A" w:rsidRDefault="00EB4E0A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Инфологическое проектирование – это процесс создания инфологической модели данных о предметной области, не зависящее от любых физических аспектов ее представления.</w:t>
      </w:r>
    </w:p>
    <w:p w14:paraId="5B6D53B1" w14:textId="50BAEC5B" w:rsidR="00EB4E0A" w:rsidRDefault="00EB4E0A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Подобная модель данных не подчиняется условностям какой-либо СУБД, вычислительной среды или языков программирования. Модель представляет собой структуру знаний об области: выделяются и классифицируются компоненты, связи между ними.</w:t>
      </w:r>
    </w:p>
    <w:p w14:paraId="5BF9BF0D" w14:textId="1806A6EC" w:rsidR="00D678E8" w:rsidRDefault="00EB4E0A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данной курсовой работе для концептуального проектирования выбра</w:t>
      </w:r>
      <w:r w:rsidR="00D678E8">
        <w:rPr>
          <w:rFonts w:ascii="Times New Roman" w:hAnsi="Times New Roman" w:cs="Times New Roman"/>
          <w:sz w:val="28"/>
          <w:szCs w:val="28"/>
        </w:rPr>
        <w:t xml:space="preserve">на модель «Сущность-Связь» </w:t>
      </w:r>
      <w:r w:rsidR="00D678E8">
        <w:rPr>
          <w:rFonts w:ascii="Times New Roman" w:hAnsi="Times New Roman" w:cs="Times New Roman"/>
          <w:sz w:val="28"/>
          <w:szCs w:val="28"/>
        </w:rPr>
        <w:sym w:font="Symbol" w:char="F02D"/>
      </w:r>
      <w:r w:rsidR="00D678E8">
        <w:rPr>
          <w:rFonts w:ascii="Times New Roman" w:hAnsi="Times New Roman" w:cs="Times New Roman"/>
          <w:sz w:val="28"/>
          <w:szCs w:val="28"/>
        </w:rPr>
        <w:t xml:space="preserve"> </w:t>
      </w:r>
      <w:r w:rsidR="00D678E8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D678E8" w:rsidRPr="00D678E8">
        <w:rPr>
          <w:rFonts w:ascii="Times New Roman" w:hAnsi="Times New Roman" w:cs="Times New Roman"/>
          <w:sz w:val="28"/>
          <w:szCs w:val="28"/>
        </w:rPr>
        <w:t>-</w:t>
      </w:r>
      <w:r w:rsidR="00D678E8">
        <w:rPr>
          <w:rFonts w:ascii="Times New Roman" w:hAnsi="Times New Roman" w:cs="Times New Roman"/>
          <w:sz w:val="28"/>
          <w:szCs w:val="28"/>
        </w:rPr>
        <w:t>модель, позволяющая выделять ключевые сущности и связи между ними.</w:t>
      </w:r>
      <w:r w:rsidR="0084388E" w:rsidRPr="0084388E">
        <w:rPr>
          <w:rFonts w:ascii="Times New Roman" w:hAnsi="Times New Roman" w:cs="Times New Roman"/>
          <w:sz w:val="28"/>
          <w:szCs w:val="28"/>
        </w:rPr>
        <w:t xml:space="preserve"> </w:t>
      </w:r>
      <w:r w:rsidR="0084388E">
        <w:rPr>
          <w:rFonts w:ascii="Times New Roman" w:hAnsi="Times New Roman" w:cs="Times New Roman"/>
          <w:sz w:val="28"/>
          <w:szCs w:val="28"/>
        </w:rPr>
        <w:t>Нотация П. Чена.</w:t>
      </w:r>
    </w:p>
    <w:p w14:paraId="0C814962" w14:textId="4B535168" w:rsidR="0084388E" w:rsidRPr="0084388E" w:rsidRDefault="0084388E" w:rsidP="00756FE3">
      <w:pPr>
        <w:spacing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84388E">
        <w:rPr>
          <w:rFonts w:ascii="Times New Roman" w:hAnsi="Times New Roman" w:cs="Times New Roman"/>
          <w:b/>
          <w:bCs/>
          <w:sz w:val="28"/>
          <w:szCs w:val="28"/>
        </w:rPr>
        <w:t>Выявление сущностей и связей</w:t>
      </w:r>
    </w:p>
    <w:p w14:paraId="1ADCCC41" w14:textId="6471C7FA" w:rsidR="00D678E8" w:rsidRDefault="0084388E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выбранной предметной области можно выявить следующие сущности:</w:t>
      </w:r>
    </w:p>
    <w:p w14:paraId="7C11AF96" w14:textId="40F7B59A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Кинолента;</w:t>
      </w:r>
    </w:p>
    <w:p w14:paraId="79FEA21E" w14:textId="40670147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Сотрудник;</w:t>
      </w:r>
    </w:p>
    <w:p w14:paraId="4AA8E8DE" w14:textId="5589791B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Рекламодатель;</w:t>
      </w:r>
    </w:p>
    <w:p w14:paraId="15F7D5DB" w14:textId="07E50B1E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Кинозал;</w:t>
      </w:r>
    </w:p>
    <w:p w14:paraId="78E82ADA" w14:textId="4C388073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Сеанс;</w:t>
      </w:r>
    </w:p>
    <w:p w14:paraId="2EA493D2" w14:textId="11C4D696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Билет;</w:t>
      </w:r>
    </w:p>
    <w:p w14:paraId="4768E48D" w14:textId="0529A3CA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Касса;</w:t>
      </w:r>
    </w:p>
    <w:p w14:paraId="15D898C2" w14:textId="1D1726AD" w:rsidR="0084388E" w:rsidRDefault="0084388E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Реклама;</w:t>
      </w:r>
    </w:p>
    <w:p w14:paraId="1C337452" w14:textId="20D7D14C" w:rsidR="00DF44ED" w:rsidRPr="00DF44ED" w:rsidRDefault="00DF44ED" w:rsidP="00756FE3">
      <w:pPr>
        <w:pStyle w:val="a3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Должность.</w:t>
      </w:r>
    </w:p>
    <w:p w14:paraId="3397CEFB" w14:textId="0933C44F" w:rsidR="0084388E" w:rsidRDefault="0084388E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Между сущностями можно выделить следующие</w:t>
      </w:r>
      <w:r w:rsidR="00292481">
        <w:rPr>
          <w:rFonts w:ascii="Times New Roman" w:hAnsi="Times New Roman" w:cs="Times New Roman"/>
          <w:sz w:val="28"/>
          <w:szCs w:val="28"/>
        </w:rPr>
        <w:t xml:space="preserve"> связи:</w:t>
      </w:r>
    </w:p>
    <w:p w14:paraId="21FEB350" w14:textId="44A95375" w:rsidR="00292481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кинофильм;</w:t>
      </w:r>
    </w:p>
    <w:p w14:paraId="2EF37F01" w14:textId="4C823300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проигрывается в кинозале;</w:t>
      </w:r>
    </w:p>
    <w:p w14:paraId="39EB52AE" w14:textId="027DC3A6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Сеанс содержит рекламу;</w:t>
      </w:r>
    </w:p>
    <w:p w14:paraId="2DC7750C" w14:textId="53395E23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используется для прохода на сеанс;</w:t>
      </w:r>
    </w:p>
    <w:p w14:paraId="5ADD593A" w14:textId="7827DA36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покупается на кассе;</w:t>
      </w:r>
    </w:p>
    <w:p w14:paraId="2BEB49BF" w14:textId="680AB680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покупает рекламу;</w:t>
      </w:r>
    </w:p>
    <w:p w14:paraId="7E084595" w14:textId="43F5282B" w:rsidR="002A606D" w:rsidRDefault="002A606D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</w:t>
      </w:r>
      <w:r w:rsidR="00DE192A">
        <w:rPr>
          <w:rFonts w:ascii="Times New Roman" w:hAnsi="Times New Roman" w:cs="Times New Roman"/>
          <w:sz w:val="28"/>
          <w:szCs w:val="28"/>
        </w:rPr>
        <w:t>удник продает рекламу;</w:t>
      </w:r>
    </w:p>
    <w:p w14:paraId="2F12DB8E" w14:textId="3DF397A0" w:rsidR="00DE192A" w:rsidRDefault="00DE192A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обладает должностью;</w:t>
      </w:r>
    </w:p>
    <w:p w14:paraId="450CBBB4" w14:textId="0041D643" w:rsidR="00DE192A" w:rsidRDefault="00DE192A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на кассе;</w:t>
      </w:r>
    </w:p>
    <w:p w14:paraId="08960272" w14:textId="1875E9A1" w:rsidR="007C1837" w:rsidRDefault="00DE192A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Сотрудник работает </w:t>
      </w:r>
      <w:r w:rsidR="007C1837">
        <w:rPr>
          <w:rFonts w:ascii="Times New Roman" w:hAnsi="Times New Roman" w:cs="Times New Roman"/>
          <w:sz w:val="28"/>
          <w:szCs w:val="28"/>
        </w:rPr>
        <w:t>в кинозале;</w:t>
      </w:r>
    </w:p>
    <w:p w14:paraId="7E907224" w14:textId="05C74CB5" w:rsidR="007C1837" w:rsidRDefault="007C1837" w:rsidP="00756FE3">
      <w:pPr>
        <w:pStyle w:val="a3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Сеанс </w:t>
      </w:r>
      <w:r w:rsidR="008D55B7">
        <w:rPr>
          <w:rFonts w:ascii="Times New Roman" w:hAnsi="Times New Roman" w:cs="Times New Roman"/>
          <w:sz w:val="28"/>
          <w:szCs w:val="28"/>
        </w:rPr>
        <w:t xml:space="preserve">и билет </w:t>
      </w:r>
      <w:r>
        <w:rPr>
          <w:rFonts w:ascii="Times New Roman" w:hAnsi="Times New Roman" w:cs="Times New Roman"/>
          <w:sz w:val="28"/>
          <w:szCs w:val="28"/>
        </w:rPr>
        <w:t>облада</w:t>
      </w:r>
      <w:r w:rsidR="008D55B7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>т типом;</w:t>
      </w:r>
    </w:p>
    <w:p w14:paraId="7FAB3F8C" w14:textId="52A865C0" w:rsidR="00102CD9" w:rsidRDefault="00292481" w:rsidP="00102CD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7C1837">
        <w:rPr>
          <w:rFonts w:ascii="Times New Roman" w:hAnsi="Times New Roman" w:cs="Times New Roman"/>
          <w:b/>
          <w:bCs/>
          <w:sz w:val="28"/>
          <w:szCs w:val="28"/>
        </w:rPr>
        <w:t xml:space="preserve">Построение </w:t>
      </w:r>
      <w:r w:rsidRPr="007C1837">
        <w:rPr>
          <w:rFonts w:ascii="Times New Roman" w:hAnsi="Times New Roman" w:cs="Times New Roman"/>
          <w:b/>
          <w:bCs/>
          <w:sz w:val="28"/>
          <w:szCs w:val="28"/>
          <w:lang w:val="en-US"/>
        </w:rPr>
        <w:t>ER</w:t>
      </w:r>
      <w:r w:rsidRPr="00AE178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7C1837">
        <w:rPr>
          <w:rFonts w:ascii="Times New Roman" w:hAnsi="Times New Roman" w:cs="Times New Roman"/>
          <w:b/>
          <w:bCs/>
          <w:sz w:val="28"/>
          <w:szCs w:val="28"/>
        </w:rPr>
        <w:t>диаграмм</w:t>
      </w:r>
    </w:p>
    <w:p w14:paraId="21545144" w14:textId="35EAC5E7" w:rsidR="00E727DD" w:rsidRPr="00E727DD" w:rsidRDefault="00E727DD" w:rsidP="00102CD9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5.1.1 – 5.1.15 приведены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727D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 для связей.</w:t>
      </w:r>
    </w:p>
    <w:p w14:paraId="6D3FFF61" w14:textId="7DFFDE34" w:rsidR="00BA4E3D" w:rsidRPr="00BA4E3D" w:rsidRDefault="007C1837" w:rsidP="00BA4E3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кинофильм</w:t>
      </w:r>
    </w:p>
    <w:p w14:paraId="345BC96F" w14:textId="5849EA28" w:rsidR="007C1837" w:rsidRDefault="00BA4E3D" w:rsidP="00BA4E3D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E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54C435" wp14:editId="2FF800F8">
            <wp:extent cx="5096586" cy="819264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8847" w14:textId="77777777" w:rsidR="00BA4E3D" w:rsidRDefault="00BA4E3D" w:rsidP="00BA4E3D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A4E3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Сеанс содержит кинофильм</w:t>
      </w:r>
    </w:p>
    <w:p w14:paraId="388118BE" w14:textId="19ADA454" w:rsidR="00BA4E3D" w:rsidRDefault="00BA4E3D" w:rsidP="00BA4E3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3585F6CB" w14:textId="144BA5FA" w:rsidR="00BA4E3D" w:rsidRDefault="00BA4E3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Во время сеанса может проигрываться только один кинофильм. Один кинофильм может проигрываться в множестве сеансов. </w:t>
      </w:r>
    </w:p>
    <w:p w14:paraId="1A4A4141" w14:textId="487C1580" w:rsidR="00BA4E3D" w:rsidRDefault="00BA4E3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Кинофильм не обязательно содержит сеанс. Сеанс обязательно содержит кинофильм.</w:t>
      </w:r>
    </w:p>
    <w:p w14:paraId="5B519CC0" w14:textId="77777777" w:rsidR="00102CD9" w:rsidRPr="00BA4E3D" w:rsidRDefault="00102CD9" w:rsidP="00BA4E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D3C5C3" w14:textId="6475B130" w:rsidR="007C1837" w:rsidRPr="00BA4E3D" w:rsidRDefault="007C1837" w:rsidP="00BA4E3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BA4E3D">
        <w:rPr>
          <w:rFonts w:ascii="Times New Roman" w:hAnsi="Times New Roman" w:cs="Times New Roman"/>
          <w:sz w:val="28"/>
          <w:szCs w:val="28"/>
        </w:rPr>
        <w:t>Сеанс проигрывается в кинозале</w:t>
      </w:r>
    </w:p>
    <w:p w14:paraId="343BD827" w14:textId="74B1A493" w:rsidR="007C1837" w:rsidRDefault="00BA4E3D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BA4E3D">
        <w:rPr>
          <w:noProof/>
          <w:lang w:val="en-US"/>
        </w:rPr>
        <w:drawing>
          <wp:inline distT="0" distB="0" distL="0" distR="0" wp14:anchorId="7DD4BB4B" wp14:editId="652229F9">
            <wp:extent cx="5096586" cy="790685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91DD" w14:textId="70CF52D2" w:rsidR="00102CD9" w:rsidRPr="00102CD9" w:rsidRDefault="00102CD9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102CD9">
        <w:rPr>
          <w:rFonts w:ascii="Times New Roman" w:hAnsi="Times New Roman" w:cs="Times New Roman"/>
          <w:sz w:val="28"/>
          <w:szCs w:val="28"/>
        </w:rPr>
        <w:t xml:space="preserve">Рисунок 5.1.2 – </w:t>
      </w:r>
      <w:r w:rsidRPr="00102CD9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02CD9">
        <w:rPr>
          <w:rFonts w:ascii="Times New Roman" w:hAnsi="Times New Roman" w:cs="Times New Roman"/>
          <w:sz w:val="28"/>
          <w:szCs w:val="28"/>
        </w:rPr>
        <w:t>-диаграмма: Сеанс проигрывается в кинозале</w:t>
      </w:r>
    </w:p>
    <w:p w14:paraId="5CA9371A" w14:textId="77777777" w:rsidR="00102CD9" w:rsidRPr="00102CD9" w:rsidRDefault="00102CD9" w:rsidP="00102CD9">
      <w:pPr>
        <w:ind w:left="708"/>
        <w:rPr>
          <w:rFonts w:ascii="Times New Roman" w:hAnsi="Times New Roman" w:cs="Times New Roman"/>
          <w:sz w:val="28"/>
          <w:szCs w:val="28"/>
        </w:rPr>
      </w:pPr>
    </w:p>
    <w:p w14:paraId="7175188D" w14:textId="65FEBA8A" w:rsidR="007C1837" w:rsidRDefault="00102CD9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Сеанс может проигрываться только в одном кинозале. В кинозале может проигрываться множество сеансов.</w:t>
      </w:r>
    </w:p>
    <w:p w14:paraId="784728E1" w14:textId="2DF439BC" w:rsidR="00102CD9" w:rsidRDefault="00102CD9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обязательно содержит кинозал. Зал не обязательно содержит сеанс.</w:t>
      </w:r>
    </w:p>
    <w:p w14:paraId="624B4A42" w14:textId="77777777" w:rsidR="008D55B7" w:rsidRPr="007C1837" w:rsidRDefault="008D55B7" w:rsidP="007C1837">
      <w:pPr>
        <w:rPr>
          <w:rFonts w:ascii="Times New Roman" w:hAnsi="Times New Roman" w:cs="Times New Roman"/>
          <w:sz w:val="28"/>
          <w:szCs w:val="28"/>
        </w:rPr>
      </w:pPr>
    </w:p>
    <w:p w14:paraId="73EC3C5D" w14:textId="1A535D3C" w:rsidR="007C1837" w:rsidRPr="0061341D" w:rsidRDefault="007C1837" w:rsidP="0061341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102CD9">
        <w:rPr>
          <w:rFonts w:ascii="Times New Roman" w:hAnsi="Times New Roman" w:cs="Times New Roman"/>
          <w:sz w:val="28"/>
          <w:szCs w:val="28"/>
        </w:rPr>
        <w:t>Сеанс содержит рекламу</w:t>
      </w:r>
    </w:p>
    <w:p w14:paraId="252FF7B9" w14:textId="718CCC8A" w:rsidR="0061341D" w:rsidRDefault="0061341D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4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FBFC5" wp14:editId="42BCC94D">
            <wp:extent cx="5020376" cy="7430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3EC" w14:textId="0095959F" w:rsidR="00102CD9" w:rsidRPr="00C9393D" w:rsidRDefault="00102CD9" w:rsidP="00102C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5.1.3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02CD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Сеанс содержит</w:t>
      </w:r>
      <w:r w:rsidR="0061341D">
        <w:rPr>
          <w:rFonts w:ascii="Times New Roman" w:hAnsi="Times New Roman" w:cs="Times New Roman"/>
          <w:sz w:val="28"/>
          <w:szCs w:val="28"/>
        </w:rPr>
        <w:t xml:space="preserve"> рекламу</w:t>
      </w:r>
    </w:p>
    <w:p w14:paraId="059999C8" w14:textId="2886465D" w:rsidR="0061341D" w:rsidRDefault="0061341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9393D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 одном сеансе может быть много рекламы. Одна реклама может быть на множестве сеансов.</w:t>
      </w:r>
    </w:p>
    <w:p w14:paraId="424617C8" w14:textId="0B2C7D33" w:rsidR="0061341D" w:rsidRDefault="0061341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Реклама и сеанс не обязательно содержат друг друга</w:t>
      </w:r>
    </w:p>
    <w:p w14:paraId="44CBBC0F" w14:textId="77777777" w:rsidR="0061341D" w:rsidRPr="0061341D" w:rsidRDefault="0061341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1A9A21" w14:textId="2EABBCA4" w:rsidR="007C1837" w:rsidRDefault="007C1837" w:rsidP="0061341D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используется для прохода на сеанс</w:t>
      </w:r>
    </w:p>
    <w:p w14:paraId="0D709F45" w14:textId="25A209DA" w:rsidR="0061341D" w:rsidRDefault="0061341D" w:rsidP="0061341D">
      <w:pPr>
        <w:jc w:val="center"/>
        <w:rPr>
          <w:rFonts w:ascii="Times New Roman" w:hAnsi="Times New Roman" w:cs="Times New Roman"/>
          <w:sz w:val="28"/>
          <w:szCs w:val="28"/>
        </w:rPr>
      </w:pPr>
      <w:r w:rsidRPr="006134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3AE8A6" wp14:editId="40FC2EF3">
            <wp:extent cx="5068007" cy="800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C769" w14:textId="7A6757E9" w:rsidR="0061341D" w:rsidRDefault="0061341D" w:rsidP="006134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5.1.4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6134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Билет используется для прохода на сеанс</w:t>
      </w:r>
    </w:p>
    <w:p w14:paraId="69A47DDD" w14:textId="667D8563" w:rsidR="0061341D" w:rsidRDefault="0061341D" w:rsidP="006134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731BB3" w14:textId="218C794A" w:rsidR="0061341D" w:rsidRDefault="0061341D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Билет </w:t>
      </w:r>
      <w:r w:rsidR="00505B47">
        <w:rPr>
          <w:rFonts w:ascii="Times New Roman" w:hAnsi="Times New Roman" w:cs="Times New Roman"/>
          <w:sz w:val="28"/>
          <w:szCs w:val="28"/>
        </w:rPr>
        <w:t>содержит только один сеанс. На сеанс может быть продано множество билетов.</w:t>
      </w:r>
    </w:p>
    <w:p w14:paraId="2515D5C4" w14:textId="00422D3E" w:rsidR="00505B47" w:rsidRDefault="00505B4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Билет обязательно содержит сеанс. Сеанс не обязательно содержит билеты. </w:t>
      </w:r>
    </w:p>
    <w:p w14:paraId="05CE48B1" w14:textId="55C773BF" w:rsidR="00756FE3" w:rsidRDefault="00756FE3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B04932" w14:textId="77777777" w:rsidR="00756FE3" w:rsidRDefault="00756FE3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EA17A2" w14:textId="77777777" w:rsidR="00505B47" w:rsidRPr="0061341D" w:rsidRDefault="00505B4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2FAB7D" w14:textId="40C9D95E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Билет покупается на кассе</w:t>
      </w:r>
    </w:p>
    <w:p w14:paraId="1AA4B5C8" w14:textId="2E00BFAC" w:rsidR="007C1837" w:rsidRDefault="00505B47" w:rsidP="00505B47">
      <w:pPr>
        <w:jc w:val="center"/>
        <w:rPr>
          <w:rFonts w:ascii="Times New Roman" w:hAnsi="Times New Roman" w:cs="Times New Roman"/>
          <w:sz w:val="28"/>
          <w:szCs w:val="28"/>
        </w:rPr>
      </w:pPr>
      <w:r w:rsidRPr="00505B4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0D8E87" wp14:editId="5F21C7F4">
            <wp:extent cx="5096586" cy="790685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EFC4" w14:textId="11513044" w:rsidR="00505B47" w:rsidRDefault="00505B47" w:rsidP="00505B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5.1.5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505B4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Билет покупается на кассе</w:t>
      </w:r>
    </w:p>
    <w:p w14:paraId="72B563FC" w14:textId="33C9BF19" w:rsidR="00505B47" w:rsidRDefault="00505B47" w:rsidP="00505B4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B4E1FF" w14:textId="1C5046B1" w:rsidR="00505B47" w:rsidRDefault="00505B4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кассе можно купить множество билетов. Билет содержит только одну кассу.</w:t>
      </w:r>
    </w:p>
    <w:p w14:paraId="475E01AA" w14:textId="546EE871" w:rsidR="00432CEC" w:rsidRDefault="00505B4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Касса не обязательно содержит билет. Билет обязательно содержит кассу.</w:t>
      </w:r>
    </w:p>
    <w:p w14:paraId="414549D0" w14:textId="77777777" w:rsidR="008D55B7" w:rsidRPr="00505B47" w:rsidRDefault="008D55B7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E363E4" w14:textId="7FF47598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покупает рекламу</w:t>
      </w:r>
    </w:p>
    <w:p w14:paraId="032AE6A8" w14:textId="2C43E425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24FD26C" wp14:editId="4B4835C7">
            <wp:extent cx="4944165" cy="752580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298C" w14:textId="0E72AB67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5.1.6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Рекламодатель покупает рекламу</w:t>
      </w:r>
    </w:p>
    <w:p w14:paraId="602644D0" w14:textId="77777777" w:rsidR="00432CEC" w:rsidRP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5049C5" w14:textId="0AA038D8" w:rsidR="007C1837" w:rsidRDefault="00432CEC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82683">
        <w:rPr>
          <w:rFonts w:ascii="Times New Roman" w:hAnsi="Times New Roman" w:cs="Times New Roman"/>
          <w:sz w:val="28"/>
          <w:szCs w:val="28"/>
        </w:rPr>
        <w:t>Рекламодатель может покупать множество рекламы. Реклама содержит только одного рекламодателя.</w:t>
      </w:r>
    </w:p>
    <w:p w14:paraId="3FB15C28" w14:textId="27152F46" w:rsidR="00E82683" w:rsidRDefault="00E8268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Рекламодатель не обязательно покупает рекламу. Реклама обязательно содержит рекламодателя.</w:t>
      </w:r>
    </w:p>
    <w:p w14:paraId="72C35F07" w14:textId="77777777" w:rsidR="00E82683" w:rsidRPr="007C1837" w:rsidRDefault="00E82683" w:rsidP="007C1837">
      <w:pPr>
        <w:rPr>
          <w:rFonts w:ascii="Times New Roman" w:hAnsi="Times New Roman" w:cs="Times New Roman"/>
          <w:sz w:val="28"/>
          <w:szCs w:val="28"/>
        </w:rPr>
      </w:pPr>
    </w:p>
    <w:p w14:paraId="0C8FACC6" w14:textId="4F09A9D5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продает рекламу</w:t>
      </w:r>
    </w:p>
    <w:p w14:paraId="40C5378E" w14:textId="37683748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495952" wp14:editId="58F48391">
            <wp:extent cx="5020376" cy="76210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452" w14:textId="090BC299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5.1.7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продает рекламу</w:t>
      </w:r>
    </w:p>
    <w:p w14:paraId="2335240D" w14:textId="48B4D09A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B38188" w14:textId="799340D1" w:rsidR="00432CEC" w:rsidRDefault="00432CEC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82683">
        <w:rPr>
          <w:rFonts w:ascii="Times New Roman" w:hAnsi="Times New Roman" w:cs="Times New Roman"/>
          <w:sz w:val="28"/>
          <w:szCs w:val="28"/>
        </w:rPr>
        <w:t>Сотрудник может продавать множество рекламы. Реклама содержит множество сотрудников.</w:t>
      </w:r>
    </w:p>
    <w:p w14:paraId="212A9DBF" w14:textId="1F42093D" w:rsidR="00E82683" w:rsidRDefault="00E82683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не обязательно продает рекламу. Реклама обязательно содержит сотрудника.</w:t>
      </w:r>
    </w:p>
    <w:p w14:paraId="436928E3" w14:textId="77777777" w:rsidR="00E82683" w:rsidRPr="00432CEC" w:rsidRDefault="00E82683" w:rsidP="00432C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676F63" w14:textId="54E74335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обладает должностью</w:t>
      </w:r>
    </w:p>
    <w:p w14:paraId="6BB959A7" w14:textId="1BF15749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09B691" wp14:editId="37ADA720">
            <wp:extent cx="4991797" cy="69542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49E71" w14:textId="599700AB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5.1.8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обладает должностью</w:t>
      </w:r>
    </w:p>
    <w:p w14:paraId="14AE4B23" w14:textId="77777777" w:rsidR="00432CEC" w:rsidRP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70A2850" w14:textId="4769CBE1" w:rsidR="007C1837" w:rsidRDefault="00432CEC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82683">
        <w:rPr>
          <w:rFonts w:ascii="Times New Roman" w:hAnsi="Times New Roman" w:cs="Times New Roman"/>
          <w:sz w:val="28"/>
          <w:szCs w:val="28"/>
        </w:rPr>
        <w:t xml:space="preserve">Сотрудник может обладать только одной должностью. </w:t>
      </w:r>
      <w:r w:rsidR="00F97102">
        <w:rPr>
          <w:rFonts w:ascii="Times New Roman" w:hAnsi="Times New Roman" w:cs="Times New Roman"/>
          <w:sz w:val="28"/>
          <w:szCs w:val="28"/>
        </w:rPr>
        <w:t>Должностью может обладать множество сотрудников.</w:t>
      </w:r>
    </w:p>
    <w:p w14:paraId="40BF48C9" w14:textId="184234C8" w:rsidR="00F97102" w:rsidRDefault="00F97102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обязательно содержит должность. Должность не обязательно содержит сотрудника.</w:t>
      </w:r>
    </w:p>
    <w:p w14:paraId="3EEF9620" w14:textId="77777777" w:rsidR="00F97102" w:rsidRPr="007C1837" w:rsidRDefault="00F97102" w:rsidP="007C1837">
      <w:pPr>
        <w:rPr>
          <w:rFonts w:ascii="Times New Roman" w:hAnsi="Times New Roman" w:cs="Times New Roman"/>
          <w:sz w:val="28"/>
          <w:szCs w:val="28"/>
        </w:rPr>
      </w:pPr>
    </w:p>
    <w:p w14:paraId="196B861D" w14:textId="758F9D1D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на кассе;</w:t>
      </w:r>
    </w:p>
    <w:p w14:paraId="218B57B3" w14:textId="3F641852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7A2319" wp14:editId="63A155C3">
            <wp:extent cx="4944165" cy="64779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EE4A" w14:textId="7018862B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5.1.9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работает на кассе</w:t>
      </w:r>
    </w:p>
    <w:p w14:paraId="7E05CCA4" w14:textId="77E01854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9CDA849" w14:textId="5AA23E7E" w:rsidR="00432CEC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может работать на множестве касс. На кассе может работать множество сотрудников.</w:t>
      </w:r>
    </w:p>
    <w:p w14:paraId="1D443CAB" w14:textId="4B458E2D" w:rsidR="00F97102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не обязательно работает на кассе. Касса не обязательно содержит сотрудника.</w:t>
      </w:r>
    </w:p>
    <w:p w14:paraId="466C202D" w14:textId="51C0CE9F" w:rsidR="00F97102" w:rsidRDefault="00F97102" w:rsidP="00432C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CC392BC" w14:textId="77777777" w:rsidR="00756FE3" w:rsidRPr="007C1837" w:rsidRDefault="00756FE3" w:rsidP="00432C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50020C" w14:textId="5EDA4757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Сотрудник работает в кинозале</w:t>
      </w:r>
    </w:p>
    <w:p w14:paraId="664BA2D5" w14:textId="32AF6CD2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6D222F" wp14:editId="1DC53C85">
            <wp:extent cx="5010849" cy="676369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E4517" w14:textId="0FF656F4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5.1.10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Сотрудник работает в кинозале</w:t>
      </w:r>
    </w:p>
    <w:p w14:paraId="76EFBDA7" w14:textId="2CF3CC9A" w:rsidR="007C1837" w:rsidRDefault="007C1837" w:rsidP="007C1837">
      <w:pPr>
        <w:rPr>
          <w:rFonts w:ascii="Times New Roman" w:hAnsi="Times New Roman" w:cs="Times New Roman"/>
          <w:sz w:val="28"/>
          <w:szCs w:val="28"/>
        </w:rPr>
      </w:pPr>
    </w:p>
    <w:p w14:paraId="14BB4987" w14:textId="3D8373B7" w:rsidR="00F97102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может работать во множестве кинозалов. В зале может работать множество сотрудников.</w:t>
      </w:r>
    </w:p>
    <w:p w14:paraId="2E4FAF0A" w14:textId="505EADC0" w:rsidR="00DF44ED" w:rsidRPr="007C1837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Сотрудник не обязательно работает в зале. Кинозал не обязательно содержит сотрудника.</w:t>
      </w:r>
    </w:p>
    <w:p w14:paraId="75A49987" w14:textId="1F8F7208" w:rsid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обладает типом</w:t>
      </w:r>
    </w:p>
    <w:p w14:paraId="5D166E34" w14:textId="086C335A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B35A5" wp14:editId="6DF5C3FA">
            <wp:extent cx="5068007" cy="79068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032B" w14:textId="41090797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5.1.11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Сеанс обладает типом</w:t>
      </w:r>
    </w:p>
    <w:p w14:paraId="39FABBF8" w14:textId="053C728F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039BFB" w14:textId="2F3B3CD3" w:rsidR="00F97102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может обладать только одним типом. Тип может быть у множества сеансов.</w:t>
      </w:r>
    </w:p>
    <w:p w14:paraId="0E993BCE" w14:textId="672B6FA4" w:rsidR="00F97102" w:rsidRDefault="00F97102" w:rsidP="00756FE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Сеанс обязательно обладает типом. Тип не обязательно содержит сеанс.</w:t>
      </w:r>
    </w:p>
    <w:p w14:paraId="0866C704" w14:textId="77777777" w:rsidR="00F97102" w:rsidRPr="007C1837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3F32B1" w14:textId="77777777" w:rsidR="007C1837" w:rsidRPr="007C1837" w:rsidRDefault="007C1837" w:rsidP="00102CD9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обладает типом</w:t>
      </w:r>
    </w:p>
    <w:p w14:paraId="547ED1B0" w14:textId="63F5EA37" w:rsidR="007C1837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 w:rsidRPr="00432C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5F555F" wp14:editId="325AE452">
            <wp:extent cx="5010849" cy="74305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57A70" w14:textId="6E9F6BA6" w:rsidR="00432CEC" w:rsidRDefault="00432CEC" w:rsidP="00432CE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5.1.12 –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432CE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диаграмма: Билет обладает типом</w:t>
      </w:r>
    </w:p>
    <w:p w14:paraId="04EF278A" w14:textId="7B2F9D14" w:rsidR="00F97102" w:rsidRDefault="00F97102" w:rsidP="00F97102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может обладать только одним типом. Тип может быть у множества билетов.</w:t>
      </w:r>
    </w:p>
    <w:p w14:paraId="65CC7B86" w14:textId="14F3D526" w:rsidR="00F97102" w:rsidRDefault="00F97102" w:rsidP="00F9710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Билет обязательно обладает типом. Тип не обязательно содержит билет.</w:t>
      </w:r>
    </w:p>
    <w:p w14:paraId="246B02B5" w14:textId="38538F07" w:rsidR="00C9393D" w:rsidRDefault="00C9393D" w:rsidP="00756FE3">
      <w:pPr>
        <w:rPr>
          <w:rFonts w:ascii="Times New Roman" w:hAnsi="Times New Roman" w:cs="Times New Roman"/>
          <w:sz w:val="28"/>
          <w:szCs w:val="28"/>
        </w:rPr>
      </w:pPr>
    </w:p>
    <w:p w14:paraId="633DDE99" w14:textId="09C45074" w:rsidR="00C9393D" w:rsidRPr="00DD2C79" w:rsidRDefault="00367A72" w:rsidP="00C939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3BEBE5" wp14:editId="77D5C3A6">
                <wp:simplePos x="0" y="0"/>
                <wp:positionH relativeFrom="column">
                  <wp:posOffset>5532121</wp:posOffset>
                </wp:positionH>
                <wp:positionV relativeFrom="paragraph">
                  <wp:posOffset>3424939</wp:posOffset>
                </wp:positionV>
                <wp:extent cx="914400" cy="914400"/>
                <wp:effectExtent l="0" t="8572" r="8572" b="8573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D9B8659" w14:textId="524DA74E" w:rsidR="00367A72" w:rsidRPr="00367A72" w:rsidRDefault="00367A72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367A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Рисунок 5.1.13 – Общая </w:t>
                            </w:r>
                            <w:r w:rsidRPr="00367A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ER-</w:t>
                            </w:r>
                            <w:r w:rsidRPr="00367A72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диаграмма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3BEBE5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margin-left:435.6pt;margin-top:269.7pt;width:1in;height:1in;rotation:-90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" fillcolor="white [3201]" stroked="f" strokeweight=".5pt">
                <v:textbox>
                  <w:txbxContent>
                    <w:p w14:paraId="3D9B8659" w14:textId="524DA74E" w:rsidR="00367A72" w:rsidRPr="00367A72" w:rsidRDefault="00367A72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367A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Рисунок 5.1.13 – Общая </w:t>
                      </w:r>
                      <w:r w:rsidRPr="00367A72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ER-</w:t>
                      </w:r>
                      <w:r w:rsidRPr="00367A72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диаграмма</w:t>
                      </w:r>
                    </w:p>
                  </w:txbxContent>
                </v:textbox>
              </v:shape>
            </w:pict>
          </mc:Fallback>
        </mc:AlternateContent>
      </w:r>
      <w:r w:rsidR="00C9393D" w:rsidRPr="00C9393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1A9B27" wp14:editId="19024BDD">
            <wp:extent cx="8929029" cy="5579912"/>
            <wp:effectExtent l="0" t="1905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62828" cy="560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3D" w:rsidRPr="00DD2C7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4F1F8D" w14:textId="06F1FA32" w:rsidR="00FE02AB" w:rsidRPr="00DF44ED" w:rsidRDefault="00DF44ED" w:rsidP="00DF44ED">
      <w:pPr>
        <w:pStyle w:val="a3"/>
        <w:numPr>
          <w:ilvl w:val="1"/>
          <w:numId w:val="30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 </w:t>
      </w:r>
      <w:r w:rsidR="00FE02AB" w:rsidRPr="00DF44ED">
        <w:rPr>
          <w:rFonts w:ascii="Times New Roman" w:hAnsi="Times New Roman" w:cs="Times New Roman"/>
          <w:b/>
          <w:bCs/>
          <w:sz w:val="28"/>
          <w:szCs w:val="28"/>
        </w:rPr>
        <w:t>Даталогическое проектирование БД</w:t>
      </w:r>
    </w:p>
    <w:p w14:paraId="1B2B6CB8" w14:textId="55023841" w:rsidR="00FE02AB" w:rsidRDefault="00FE02AB" w:rsidP="00756FE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Даталогическое проектирование – это процесс создания даталогической модели, которая отражает логические связи между элементами данных независимо от их содержания и физической структуры. При этом модель должна быть представлена в терминах модели данных концептуального уровня для выбранной СУБД. </w:t>
      </w:r>
    </w:p>
    <w:p w14:paraId="409D1589" w14:textId="33A6DFF9" w:rsidR="00B50FBF" w:rsidRDefault="00FE02AB" w:rsidP="00756FE3">
      <w:pPr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представлений структур данных. Для данной курсовой работы был выбран реляционный подход, где отношения представлены таблицами</w:t>
      </w:r>
      <w:r w:rsidR="00B50FBF">
        <w:rPr>
          <w:rFonts w:ascii="Times New Roman" w:hAnsi="Times New Roman" w:cs="Times New Roman"/>
          <w:sz w:val="28"/>
          <w:szCs w:val="28"/>
        </w:rPr>
        <w:t xml:space="preserve"> и связями между ними</w:t>
      </w:r>
      <w:r>
        <w:rPr>
          <w:rFonts w:ascii="Times New Roman" w:hAnsi="Times New Roman" w:cs="Times New Roman"/>
          <w:sz w:val="28"/>
          <w:szCs w:val="28"/>
        </w:rPr>
        <w:t xml:space="preserve">. Для таких баз применяется нормализация, целью которой является устранение недостатков структуры базы данных, </w:t>
      </w:r>
      <w:r w:rsidRPr="00FE02A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приводящих к избыточности, которая, в свою очередь, потенциально приводит к различным аномалиям и нарушениям целостности данных.</w:t>
      </w:r>
    </w:p>
    <w:p w14:paraId="23EB1938" w14:textId="630B343A" w:rsidR="00B50FBF" w:rsidRPr="00B50FBF" w:rsidRDefault="00B50FBF" w:rsidP="00756FE3">
      <w:pPr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При формировании отношений по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ER</w:t>
      </w:r>
      <w:r w:rsidRPr="00B50FBF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диаграммам используются определенные правила, описывающие отношения и зависимости между ними.</w:t>
      </w:r>
    </w:p>
    <w:p w14:paraId="14C15E12" w14:textId="7DD91911" w:rsidR="00B50FBF" w:rsidRDefault="00B50FBF" w:rsidP="00FE02AB">
      <w:pPr>
        <w:ind w:firstLine="708"/>
        <w:jc w:val="both"/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</w:pPr>
      <w:r w:rsidRPr="00B50FBF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 xml:space="preserve">Переход от </w:t>
      </w:r>
      <w:r w:rsidRPr="00B50FBF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  <w:lang w:val="en-US"/>
        </w:rPr>
        <w:t>ER</w:t>
      </w:r>
      <w:r w:rsidRPr="00B50FBF">
        <w:rPr>
          <w:rFonts w:ascii="Times New Roman" w:hAnsi="Times New Roman" w:cs="Times New Roman"/>
          <w:b/>
          <w:bCs/>
          <w:color w:val="202122"/>
          <w:sz w:val="28"/>
          <w:szCs w:val="28"/>
          <w:shd w:val="clear" w:color="auto" w:fill="FFFFFF"/>
        </w:rPr>
        <w:t>-диаграмм к предварительным отношениям</w:t>
      </w:r>
    </w:p>
    <w:p w14:paraId="0CA39D09" w14:textId="79E5724B" w:rsidR="00B50FBF" w:rsidRDefault="00B50FBF" w:rsidP="00756FE3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Проанализировав составленные ранее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B50FB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диаграммы, можно сформировать следующие отношения:</w:t>
      </w:r>
    </w:p>
    <w:p w14:paraId="40906F56" w14:textId="27A85438" w:rsidR="00A0386B" w:rsidRDefault="00B50FBF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кинофильм</w:t>
      </w:r>
      <w:r w:rsidR="00A0386B">
        <w:rPr>
          <w:rFonts w:ascii="Times New Roman" w:hAnsi="Times New Roman" w:cs="Times New Roman"/>
          <w:sz w:val="28"/>
          <w:szCs w:val="28"/>
        </w:rPr>
        <w:t>. По правилу</w:t>
      </w:r>
      <w:r w:rsidR="00D22D7F">
        <w:rPr>
          <w:rFonts w:ascii="Times New Roman" w:hAnsi="Times New Roman" w:cs="Times New Roman"/>
          <w:sz w:val="28"/>
          <w:szCs w:val="28"/>
        </w:rPr>
        <w:t xml:space="preserve"> 4 получаем:</w:t>
      </w:r>
    </w:p>
    <w:p w14:paraId="7FB3A39C" w14:textId="6AFA3C5E" w:rsidR="00D22D7F" w:rsidRDefault="00D22D7F" w:rsidP="00756FE3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>, FilmID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6D8B35D" w14:textId="68DC9FF0" w:rsidR="00D22D7F" w:rsidRPr="00D22D7F" w:rsidRDefault="00D22D7F" w:rsidP="00756FE3">
      <w:pPr>
        <w:pStyle w:val="a3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Кинофильм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FilmID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13DA49E" w14:textId="0756E124" w:rsidR="00B50FBF" w:rsidRDefault="00B50FBF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проигрывается в кинозале</w:t>
      </w:r>
      <w:r w:rsidR="00D22D7F">
        <w:rPr>
          <w:rFonts w:ascii="Times New Roman" w:hAnsi="Times New Roman" w:cs="Times New Roman"/>
          <w:sz w:val="28"/>
          <w:szCs w:val="28"/>
        </w:rPr>
        <w:t>. По правилу 4 получаем:</w:t>
      </w:r>
    </w:p>
    <w:p w14:paraId="50DA7801" w14:textId="4F66B909" w:rsidR="00A0386B" w:rsidRDefault="00D22D7F" w:rsidP="00756FE3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>, HollID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54E87BF" w14:textId="76AE9C21" w:rsidR="00D22D7F" w:rsidRPr="00D22D7F" w:rsidRDefault="00D22D7F" w:rsidP="00756FE3">
      <w:pPr>
        <w:pStyle w:val="a3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C7623BC" w14:textId="5381E9C0" w:rsidR="00B50FBF" w:rsidRDefault="00B50FBF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содержит рекламу:</w:t>
      </w:r>
    </w:p>
    <w:p w14:paraId="39F15539" w14:textId="2019D2C0" w:rsidR="00A0386B" w:rsidRDefault="00D22D7F" w:rsidP="00756FE3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24AC678" w14:textId="0FBADFFB" w:rsidR="00D22D7F" w:rsidRDefault="00D22D7F" w:rsidP="00756FE3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2B0088D" w14:textId="43FC3837" w:rsidR="00D22D7F" w:rsidRPr="00D22D7F" w:rsidRDefault="00D22D7F" w:rsidP="00756FE3">
      <w:pPr>
        <w:pStyle w:val="a3"/>
        <w:numPr>
          <w:ilvl w:val="0"/>
          <w:numId w:val="1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СеансРеклама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4EA8CE3" w14:textId="6C0D42A9" w:rsidR="00B50FBF" w:rsidRDefault="00B50FBF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Билет используется для прохода на сеанс</w:t>
      </w:r>
      <w:r w:rsidR="00D22D7F" w:rsidRPr="00D22D7F">
        <w:rPr>
          <w:rFonts w:ascii="Times New Roman" w:hAnsi="Times New Roman" w:cs="Times New Roman"/>
          <w:sz w:val="28"/>
          <w:szCs w:val="28"/>
        </w:rPr>
        <w:t xml:space="preserve">. </w:t>
      </w:r>
      <w:r w:rsidR="00D22D7F">
        <w:rPr>
          <w:rFonts w:ascii="Times New Roman" w:hAnsi="Times New Roman" w:cs="Times New Roman"/>
          <w:sz w:val="28"/>
          <w:szCs w:val="28"/>
        </w:rPr>
        <w:t>По правилу4 получаем:</w:t>
      </w:r>
    </w:p>
    <w:p w14:paraId="042B06E0" w14:textId="6022AD92" w:rsidR="00A0386B" w:rsidRDefault="00D22D7F" w:rsidP="00756FE3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2040CEF" w14:textId="30EE3B8D" w:rsidR="00D22D7F" w:rsidRPr="00D22D7F" w:rsidRDefault="00D22D7F" w:rsidP="00756FE3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(</w:t>
      </w:r>
      <w:r w:rsidRPr="00D22D7F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>
        <w:rPr>
          <w:rFonts w:ascii="Times New Roman" w:hAnsi="Times New Roman" w:cs="Times New Roman"/>
          <w:sz w:val="28"/>
          <w:szCs w:val="28"/>
          <w:lang w:val="en-US"/>
        </w:rPr>
        <w:t>, SeanceID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05DD098" w14:textId="13911C3F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покупается на кассе</w:t>
      </w:r>
      <w:r w:rsidR="00D22D7F" w:rsidRPr="00D22D7F">
        <w:rPr>
          <w:rFonts w:ascii="Times New Roman" w:hAnsi="Times New Roman" w:cs="Times New Roman"/>
          <w:sz w:val="28"/>
          <w:szCs w:val="28"/>
        </w:rPr>
        <w:t xml:space="preserve">. </w:t>
      </w:r>
      <w:r w:rsidR="00D22D7F">
        <w:rPr>
          <w:rFonts w:ascii="Times New Roman" w:hAnsi="Times New Roman" w:cs="Times New Roman"/>
          <w:sz w:val="28"/>
          <w:szCs w:val="28"/>
        </w:rPr>
        <w:t>По правилу 4 получаем</w:t>
      </w:r>
      <w:r w:rsidR="002130D7" w:rsidRPr="00DD2C79">
        <w:rPr>
          <w:rFonts w:ascii="Times New Roman" w:hAnsi="Times New Roman" w:cs="Times New Roman"/>
          <w:sz w:val="28"/>
          <w:szCs w:val="28"/>
        </w:rPr>
        <w:t>:</w:t>
      </w:r>
    </w:p>
    <w:p w14:paraId="1D86EC3F" w14:textId="30522D81" w:rsidR="00A0386B" w:rsidRDefault="002130D7" w:rsidP="00756FE3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, CashboxID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2AA2004C" w14:textId="56C1E2B4" w:rsidR="002130D7" w:rsidRPr="00D22D7F" w:rsidRDefault="002130D7" w:rsidP="00756FE3">
      <w:pPr>
        <w:pStyle w:val="a3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4E5AE6A" w14:textId="40F56964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покупает рекламу</w:t>
      </w:r>
      <w:r w:rsidR="002130D7" w:rsidRPr="002130D7">
        <w:rPr>
          <w:rFonts w:ascii="Times New Roman" w:hAnsi="Times New Roman" w:cs="Times New Roman"/>
          <w:sz w:val="28"/>
          <w:szCs w:val="28"/>
        </w:rPr>
        <w:t xml:space="preserve">. </w:t>
      </w:r>
      <w:r w:rsidR="002130D7">
        <w:rPr>
          <w:rFonts w:ascii="Times New Roman" w:hAnsi="Times New Roman" w:cs="Times New Roman"/>
          <w:sz w:val="28"/>
          <w:szCs w:val="28"/>
        </w:rPr>
        <w:t>По правилу 4 получаем</w:t>
      </w:r>
      <w:r w:rsidR="002130D7" w:rsidRPr="00DD2C79">
        <w:rPr>
          <w:rFonts w:ascii="Times New Roman" w:hAnsi="Times New Roman" w:cs="Times New Roman"/>
          <w:sz w:val="28"/>
          <w:szCs w:val="28"/>
        </w:rPr>
        <w:t>:</w:t>
      </w:r>
    </w:p>
    <w:p w14:paraId="7A9AFEC4" w14:textId="13072756" w:rsidR="00A0386B" w:rsidRDefault="002130D7" w:rsidP="00756FE3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Рекламодатель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AdvertiserID</w:t>
      </w:r>
      <w:r>
        <w:rPr>
          <w:rFonts w:ascii="Times New Roman" w:hAnsi="Times New Roman" w:cs="Times New Roman"/>
          <w:sz w:val="28"/>
          <w:szCs w:val="28"/>
          <w:lang w:val="en-US"/>
        </w:rPr>
        <w:t>, 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A00CAFE" w14:textId="3C1C932C" w:rsidR="008D55B7" w:rsidRPr="00756FE3" w:rsidRDefault="002130D7" w:rsidP="00756FE3">
      <w:pPr>
        <w:pStyle w:val="a3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DEEF04F" w14:textId="6F6B730B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продает рекламу</w:t>
      </w:r>
      <w:r w:rsidR="002130D7">
        <w:rPr>
          <w:rFonts w:ascii="Times New Roman" w:hAnsi="Times New Roman" w:cs="Times New Roman"/>
          <w:sz w:val="28"/>
          <w:szCs w:val="28"/>
        </w:rPr>
        <w:t>. По правилу 6 получаем:</w:t>
      </w:r>
    </w:p>
    <w:p w14:paraId="63694A6C" w14:textId="57EB05CA" w:rsidR="00A0386B" w:rsidRDefault="002130D7" w:rsidP="00756FE3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1B8DF79" w14:textId="5A601B17" w:rsidR="002130D7" w:rsidRDefault="002130D7" w:rsidP="00756FE3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5F4464E" w14:textId="7A2BDCA6" w:rsidR="002130D7" w:rsidRPr="002130D7" w:rsidRDefault="002130D7" w:rsidP="00756FE3">
      <w:pPr>
        <w:pStyle w:val="a3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,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 xml:space="preserve"> 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88987D0" w14:textId="1DCB8FB2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обладает должностью</w:t>
      </w:r>
      <w:r w:rsidR="002130D7">
        <w:rPr>
          <w:rFonts w:ascii="Times New Roman" w:hAnsi="Times New Roman" w:cs="Times New Roman"/>
          <w:sz w:val="28"/>
          <w:szCs w:val="28"/>
        </w:rPr>
        <w:t>. По правилу 4 получаем:</w:t>
      </w:r>
    </w:p>
    <w:p w14:paraId="00B4CD33" w14:textId="014BA847" w:rsidR="00A0386B" w:rsidRDefault="002130D7" w:rsidP="00756FE3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>, PositionName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545CB19" w14:textId="030E40F3" w:rsidR="002130D7" w:rsidRPr="002130D7" w:rsidRDefault="002130D7" w:rsidP="00756FE3">
      <w:pPr>
        <w:pStyle w:val="a3"/>
        <w:numPr>
          <w:ilvl w:val="0"/>
          <w:numId w:val="22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Должность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PositionName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06CE3734" w14:textId="2EE79E84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на кассе</w:t>
      </w:r>
      <w:r w:rsidR="002130D7">
        <w:rPr>
          <w:rFonts w:ascii="Times New Roman" w:hAnsi="Times New Roman" w:cs="Times New Roman"/>
          <w:sz w:val="28"/>
          <w:szCs w:val="28"/>
        </w:rPr>
        <w:t>. По правилу 6 получаем:</w:t>
      </w:r>
    </w:p>
    <w:p w14:paraId="764AB455" w14:textId="72237EFD" w:rsidR="00A0386B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588041B" w14:textId="0E732034" w:rsid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F7FBB92" w14:textId="3C2A73D8" w:rsidR="002130D7" w:rsidRP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83BC1A9" w14:textId="0804DF4B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работает в кинозале</w:t>
      </w:r>
      <w:r w:rsidR="002130D7">
        <w:rPr>
          <w:rFonts w:ascii="Times New Roman" w:hAnsi="Times New Roman" w:cs="Times New Roman"/>
          <w:sz w:val="28"/>
          <w:szCs w:val="28"/>
        </w:rPr>
        <w:t>. По правилу 6 получаем:</w:t>
      </w:r>
    </w:p>
    <w:p w14:paraId="3DF6F466" w14:textId="42808A33" w:rsid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A395E9E" w14:textId="0F22B5EC" w:rsid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58E658A" w14:textId="417D6689" w:rsidR="002130D7" w:rsidRPr="002130D7" w:rsidRDefault="002130D7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КинозалСотрудник (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130D7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1FC0F15" w14:textId="662C9ABB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обладает типом</w:t>
      </w:r>
      <w:r w:rsidR="002130D7">
        <w:rPr>
          <w:rFonts w:ascii="Times New Roman" w:hAnsi="Times New Roman" w:cs="Times New Roman"/>
          <w:sz w:val="28"/>
          <w:szCs w:val="28"/>
        </w:rPr>
        <w:t xml:space="preserve">. По правилу </w:t>
      </w:r>
      <w:r w:rsidR="00081584" w:rsidRPr="00081584">
        <w:rPr>
          <w:rFonts w:ascii="Times New Roman" w:hAnsi="Times New Roman" w:cs="Times New Roman"/>
          <w:sz w:val="28"/>
          <w:szCs w:val="28"/>
        </w:rPr>
        <w:t>4</w:t>
      </w:r>
      <w:r w:rsidR="002130D7">
        <w:rPr>
          <w:rFonts w:ascii="Times New Roman" w:hAnsi="Times New Roman" w:cs="Times New Roman"/>
          <w:sz w:val="28"/>
          <w:szCs w:val="28"/>
        </w:rPr>
        <w:t xml:space="preserve"> получаем:</w:t>
      </w:r>
    </w:p>
    <w:p w14:paraId="7A655874" w14:textId="5B0AC3DA" w:rsidR="00A0386B" w:rsidRDefault="00081584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>, TypeName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44069EB" w14:textId="57BB8300" w:rsidR="00081584" w:rsidRPr="002130D7" w:rsidRDefault="00081584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D51A704" w14:textId="1A74E0D5" w:rsidR="00A0386B" w:rsidRDefault="00A0386B" w:rsidP="00756FE3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обладает типом</w:t>
      </w:r>
      <w:r w:rsidR="002130D7">
        <w:rPr>
          <w:rFonts w:ascii="Times New Roman" w:hAnsi="Times New Roman" w:cs="Times New Roman"/>
          <w:sz w:val="28"/>
          <w:szCs w:val="28"/>
        </w:rPr>
        <w:t xml:space="preserve">. По правилу </w:t>
      </w:r>
      <w:r w:rsidR="00081584" w:rsidRPr="00081584">
        <w:rPr>
          <w:rFonts w:ascii="Times New Roman" w:hAnsi="Times New Roman" w:cs="Times New Roman"/>
          <w:sz w:val="28"/>
          <w:szCs w:val="28"/>
        </w:rPr>
        <w:t>4</w:t>
      </w:r>
      <w:r w:rsidR="002130D7">
        <w:rPr>
          <w:rFonts w:ascii="Times New Roman" w:hAnsi="Times New Roman" w:cs="Times New Roman"/>
          <w:sz w:val="28"/>
          <w:szCs w:val="28"/>
        </w:rPr>
        <w:t xml:space="preserve"> получаем:</w:t>
      </w:r>
    </w:p>
    <w:p w14:paraId="768617FA" w14:textId="47C33A5B" w:rsidR="00A0386B" w:rsidRDefault="00081584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Билет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>
        <w:rPr>
          <w:rFonts w:ascii="Times New Roman" w:hAnsi="Times New Roman" w:cs="Times New Roman"/>
          <w:sz w:val="28"/>
          <w:szCs w:val="28"/>
          <w:lang w:val="en-US"/>
        </w:rPr>
        <w:t>, TypeName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1815F4DA" w14:textId="55F9D907" w:rsidR="00081584" w:rsidRDefault="00081584" w:rsidP="00756FE3">
      <w:pPr>
        <w:pStyle w:val="a3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Тип (</w:t>
      </w:r>
      <w:r w:rsidRPr="00081584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D07B78F" w14:textId="5CE21F38" w:rsidR="00DD2C79" w:rsidRDefault="00DD2C79" w:rsidP="00756FE3">
      <w:pPr>
        <w:spacing w:line="360" w:lineRule="auto"/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DD2C79">
        <w:rPr>
          <w:rFonts w:ascii="Times New Roman" w:hAnsi="Times New Roman" w:cs="Times New Roman"/>
          <w:b/>
          <w:bCs/>
          <w:sz w:val="28"/>
          <w:szCs w:val="28"/>
        </w:rPr>
        <w:t>Заполнение предварительных отношений атрибутами</w:t>
      </w:r>
    </w:p>
    <w:p w14:paraId="69D4A00D" w14:textId="23F03B62" w:rsidR="00DD2C79" w:rsidRPr="00F34C18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Сеанс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FilmID, HollID, ShowTime, AgeRating, SeanceType, TicketCost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BB8079F" w14:textId="22FE5557" w:rsidR="00DD2C79" w:rsidRP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Кинофильм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FilmID</w:t>
      </w:r>
      <w:r>
        <w:rPr>
          <w:rFonts w:ascii="Times New Roman" w:hAnsi="Times New Roman" w:cs="Times New Roman"/>
          <w:sz w:val="28"/>
          <w:szCs w:val="28"/>
          <w:lang w:val="en-US"/>
        </w:rPr>
        <w:t>, FilmName, ReleaseYear, Director, Duration, Genre, Rating, FilmImage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7D9B1B12" w14:textId="532F00C7" w:rsidR="00DD2C79" w:rsidRPr="00F34C18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Кинозал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TdEnable, RowNumber, SeatNumber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D703B4E" w14:textId="30C6B40A" w:rsidR="00DD2C79" w:rsidRPr="00BD65DE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Advertiser, AdvertisingName, AdvertisingDuration, AdvertisingCost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638B37C" w14:textId="619BEAF2" w:rsidR="00DD2C79" w:rsidRPr="00F34C18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Рекламодатель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AdvertiserID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AdvertiserName, CompanyName, AdvertiserPhone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102C4CCE" w14:textId="6E5D419F" w:rsidR="00DD2C79" w:rsidRPr="00BD65DE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Билет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TicketType, SeanceID, CashboxID, RowNumber, SeatNumber, 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0E5B9CD" w14:textId="53C2A702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StaffChangeTime, WorkTime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31E9ECAA" w14:textId="7C339C41" w:rsidR="00DD2C79" w:rsidRP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>, EmployeeName, Position, Passport, Exp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hAnsi="Times New Roman" w:cs="Times New Roman"/>
          <w:sz w:val="28"/>
          <w:szCs w:val="28"/>
          <w:lang w:val="en-US"/>
        </w:rPr>
        <w:t>rience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Phone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0343C4D3" w14:textId="71209BEE" w:rsidR="00DD2C79" w:rsidRP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PositionName</w:t>
      </w:r>
      <w:r>
        <w:rPr>
          <w:rFonts w:ascii="Times New Roman" w:hAnsi="Times New Roman" w:cs="Times New Roman"/>
          <w:sz w:val="28"/>
          <w:szCs w:val="28"/>
          <w:lang w:val="en-US"/>
        </w:rPr>
        <w:t>, Responsibilities, EmployeeRank, Salary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31894806" w14:textId="594DB7B1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КассаСотрудник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7A8E9D92" w14:textId="50482873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КинозалСотрудник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StaffChangeTime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6AE383E7" w14:textId="70606FA8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РекламаСотрудник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56ECB6E0" w14:textId="0C4F9A6E" w:rsidR="00DD2C79" w:rsidRPr="00BD65DE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TypeDescription, Discount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1D77BBF" w14:textId="748A07E6" w:rsidR="00DD2C79" w:rsidRPr="00F34C18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сеанса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F34C18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 w:rsidR="00F34C18">
        <w:rPr>
          <w:rFonts w:ascii="Times New Roman" w:hAnsi="Times New Roman" w:cs="Times New Roman"/>
          <w:sz w:val="28"/>
          <w:szCs w:val="28"/>
          <w:lang w:val="en-US"/>
        </w:rPr>
        <w:t>, TypeDescription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14:paraId="4C70E82F" w14:textId="54F7CFAA" w:rsidR="00DD2C79" w:rsidRDefault="00DD2C79" w:rsidP="00756FE3">
      <w:pPr>
        <w:pStyle w:val="a3"/>
        <w:numPr>
          <w:ilvl w:val="0"/>
          <w:numId w:val="2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СеансРеклама (</w:t>
      </w:r>
      <w:r w:rsidR="00BD65DE"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 w:rsidR="00BD65DE">
        <w:rPr>
          <w:rFonts w:ascii="Times New Roman" w:hAnsi="Times New Roman" w:cs="Times New Roman"/>
          <w:sz w:val="28"/>
          <w:szCs w:val="28"/>
          <w:lang w:val="en-US"/>
        </w:rPr>
        <w:t>, AdID</w:t>
      </w:r>
      <w:r>
        <w:rPr>
          <w:rFonts w:ascii="Times New Roman" w:hAnsi="Times New Roman" w:cs="Times New Roman"/>
          <w:sz w:val="28"/>
          <w:szCs w:val="28"/>
        </w:rPr>
        <w:t>);</w:t>
      </w:r>
    </w:p>
    <w:p w14:paraId="41E67F1B" w14:textId="2E146DBE" w:rsidR="00756FE3" w:rsidRDefault="00756FE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C2E2A5" w14:textId="2F7DBEDE" w:rsidR="00756FE3" w:rsidRDefault="00756FE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1005D8" w14:textId="2F46D4D1" w:rsidR="00756FE3" w:rsidRDefault="00756FE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B5F1F35" w14:textId="77777777" w:rsidR="00756FE3" w:rsidRPr="00756FE3" w:rsidRDefault="00756FE3" w:rsidP="00756FE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556818" w14:textId="354A28B7" w:rsidR="006D2328" w:rsidRDefault="006D2328" w:rsidP="00B726F9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B726F9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</w:t>
      </w:r>
      <w:r w:rsidR="00B726F9" w:rsidRPr="00B726F9">
        <w:rPr>
          <w:rFonts w:ascii="Times New Roman" w:hAnsi="Times New Roman" w:cs="Times New Roman"/>
          <w:b/>
          <w:bCs/>
          <w:sz w:val="28"/>
          <w:szCs w:val="28"/>
        </w:rPr>
        <w:t xml:space="preserve"> предварительных отношений на соответствие нормальным формам</w:t>
      </w:r>
    </w:p>
    <w:p w14:paraId="7908D090" w14:textId="3FBCFD97" w:rsidR="00E727DD" w:rsidRPr="00E727DD" w:rsidRDefault="00E727DD" w:rsidP="00B726F9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5.2.1 – 5.2.15 приведены схемы предварительных отношений.</w:t>
      </w:r>
    </w:p>
    <w:p w14:paraId="3838776D" w14:textId="07CC1DDB" w:rsidR="00B726F9" w:rsidRDefault="00B726F9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Сеанс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>, FilmID, HollID, ShowTime, AgeRating, SeanceType, TicketCost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B726F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3942EAF" w14:textId="27004C05" w:rsidR="00B726F9" w:rsidRDefault="00B726F9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Hlk73390282"/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51711DD4" w14:textId="3DAF1952" w:rsidR="00B726F9" w:rsidRDefault="00B726F9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Отношение находится в 3НФ, так как оно находится в 2НФ и </w:t>
      </w:r>
      <w:r w:rsidR="0090326E">
        <w:rPr>
          <w:rFonts w:ascii="Times New Roman" w:hAnsi="Times New Roman" w:cs="Times New Roman"/>
          <w:sz w:val="28"/>
          <w:szCs w:val="28"/>
        </w:rPr>
        <w:t>отсутствуют транзитивные зависимости не ключевых атрибутов от ключевых;</w:t>
      </w:r>
    </w:p>
    <w:p w14:paraId="2569B313" w14:textId="1C80FFF3" w:rsidR="00E57FED" w:rsidRDefault="0090326E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</w:t>
      </w:r>
      <w:r w:rsidR="00E57FED">
        <w:rPr>
          <w:rFonts w:ascii="Times New Roman" w:hAnsi="Times New Roman" w:cs="Times New Roman"/>
          <w:sz w:val="28"/>
          <w:szCs w:val="28"/>
        </w:rPr>
        <w:t>;</w:t>
      </w:r>
    </w:p>
    <w:p w14:paraId="136C9BE7" w14:textId="2D9DB8EF" w:rsidR="001171E2" w:rsidRDefault="001171E2" w:rsidP="001171E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171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CAAB53" wp14:editId="761B6AA3">
            <wp:extent cx="2953162" cy="273405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6BD0" w14:textId="422402AA" w:rsidR="001171E2" w:rsidRDefault="001171E2" w:rsidP="001171E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5.2.1 – Отношение Сеанс</w:t>
      </w:r>
    </w:p>
    <w:p w14:paraId="7A8700B5" w14:textId="782FD3DB" w:rsidR="001171E2" w:rsidRDefault="001171E2" w:rsidP="001171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DF5FF5" w14:textId="40D2064A" w:rsidR="00E727DD" w:rsidRDefault="00E727DD" w:rsidP="001171E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80D90" w14:textId="77777777" w:rsidR="00E727DD" w:rsidRPr="001171E2" w:rsidRDefault="00E727DD" w:rsidP="001171E2">
      <w:pPr>
        <w:jc w:val="center"/>
        <w:rPr>
          <w:rFonts w:ascii="Times New Roman" w:hAnsi="Times New Roman" w:cs="Times New Roman"/>
          <w:sz w:val="28"/>
          <w:szCs w:val="28"/>
        </w:rPr>
      </w:pPr>
    </w:p>
    <w:bookmarkEnd w:id="0"/>
    <w:p w14:paraId="0DA810B9" w14:textId="416DEFCB" w:rsidR="00E57FED" w:rsidRDefault="00E57FED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57FED">
        <w:rPr>
          <w:rFonts w:ascii="Times New Roman" w:hAnsi="Times New Roman" w:cs="Times New Roman"/>
          <w:sz w:val="28"/>
          <w:szCs w:val="28"/>
        </w:rPr>
        <w:lastRenderedPageBreak/>
        <w:t>Кинофильм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E57FED">
        <w:rPr>
          <w:rFonts w:ascii="Times New Roman" w:hAnsi="Times New Roman" w:cs="Times New Roman"/>
          <w:sz w:val="28"/>
          <w:szCs w:val="28"/>
          <w:u w:val="single"/>
          <w:lang w:val="en-US"/>
        </w:rPr>
        <w:t>FilmID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, FilmName, ReleaseYear, Director, Duration, Genre, Rating, FilmImage)</w:t>
      </w:r>
      <w:r w:rsidR="007D5760" w:rsidRPr="007D57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0853A2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Hlk73390414"/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227D6AE9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407B2631" w14:textId="3F2B17EC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73419425" w14:textId="34EC5C25" w:rsidR="001171E2" w:rsidRDefault="001171E2" w:rsidP="001171E2">
      <w:pPr>
        <w:jc w:val="center"/>
        <w:rPr>
          <w:ins w:id="2" w:author="Dmitriy Kulakov" w:date="2021-06-09T00:45:00Z"/>
          <w:rFonts w:ascii="Times New Roman" w:hAnsi="Times New Roman" w:cs="Times New Roman"/>
          <w:sz w:val="28"/>
          <w:szCs w:val="28"/>
        </w:rPr>
      </w:pPr>
      <w:r w:rsidRPr="001171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08A8AD" wp14:editId="563BBAFB">
            <wp:extent cx="4553585" cy="289600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7C896" w14:textId="7B7CF4ED" w:rsidR="001171E2" w:rsidRDefault="001171E2" w:rsidP="001171E2">
      <w:pPr>
        <w:jc w:val="center"/>
        <w:rPr>
          <w:ins w:id="3" w:author="Dmitriy Kulakov" w:date="2021-06-09T00:46:00Z"/>
          <w:rFonts w:ascii="Times New Roman" w:hAnsi="Times New Roman" w:cs="Times New Roman"/>
          <w:sz w:val="28"/>
          <w:szCs w:val="28"/>
        </w:rPr>
      </w:pPr>
      <w:ins w:id="4" w:author="Dmitriy Kulakov" w:date="2021-06-09T00:45:00Z">
        <w:r>
          <w:rPr>
            <w:rFonts w:ascii="Times New Roman" w:hAnsi="Times New Roman" w:cs="Times New Roman"/>
            <w:sz w:val="28"/>
            <w:szCs w:val="28"/>
          </w:rPr>
          <w:t>Рисунок 5.2.2 – Отношение Кинофильм</w:t>
        </w:r>
      </w:ins>
    </w:p>
    <w:p w14:paraId="03CD1041" w14:textId="02BECECD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</w:rPr>
        <w:pPrChange w:id="5" w:author="Dmitriy Kulakov" w:date="2021-06-09T00:45:00Z">
          <w:pPr/>
        </w:pPrChange>
      </w:pPr>
    </w:p>
    <w:bookmarkEnd w:id="1"/>
    <w:p w14:paraId="21AB5897" w14:textId="1CC3664E" w:rsidR="00E57FED" w:rsidRDefault="00E57FED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Кинозал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  <w:lang w:val="en-US"/>
        </w:rPr>
        <w:t>, TdEnable, RowNumber, SeatNumber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45F32B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728E5E9B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5AD06408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D0BD1C4" w14:textId="04D5A6AB" w:rsidR="00E57FED" w:rsidRDefault="001171E2" w:rsidP="001171E2">
      <w:pPr>
        <w:pStyle w:val="a3"/>
        <w:ind w:left="1068"/>
        <w:jc w:val="center"/>
        <w:rPr>
          <w:ins w:id="6" w:author="Dmitriy Kulakov" w:date="2021-06-09T00:45:00Z"/>
          <w:rFonts w:ascii="Times New Roman" w:hAnsi="Times New Roman" w:cs="Times New Roman"/>
          <w:sz w:val="28"/>
          <w:szCs w:val="28"/>
        </w:rPr>
      </w:pPr>
      <w:ins w:id="7" w:author="Dmitriy Kulakov" w:date="2021-06-09T00:45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462D7846" wp14:editId="596BF663">
              <wp:extent cx="3115110" cy="2810267"/>
              <wp:effectExtent l="0" t="0" r="9525" b="9525"/>
              <wp:docPr id="20" name="Рисунок 2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15110" cy="281026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3679337" w14:textId="2F645BF3" w:rsidR="001171E2" w:rsidRDefault="001171E2" w:rsidP="001171E2">
      <w:pPr>
        <w:pStyle w:val="a3"/>
        <w:ind w:left="1068"/>
        <w:jc w:val="center"/>
        <w:rPr>
          <w:ins w:id="8" w:author="Dmitriy Kulakov" w:date="2021-06-09T00:46:00Z"/>
          <w:rFonts w:ascii="Times New Roman" w:hAnsi="Times New Roman" w:cs="Times New Roman"/>
          <w:sz w:val="28"/>
          <w:szCs w:val="28"/>
        </w:rPr>
      </w:pPr>
      <w:ins w:id="9" w:author="Dmitriy Kulakov" w:date="2021-06-09T00:45:00Z">
        <w:r>
          <w:rPr>
            <w:rFonts w:ascii="Times New Roman" w:hAnsi="Times New Roman" w:cs="Times New Roman"/>
            <w:sz w:val="28"/>
            <w:szCs w:val="28"/>
          </w:rPr>
          <w:t>Рисунок 5.2.3 – Отношение Кинозал</w:t>
        </w:r>
      </w:ins>
    </w:p>
    <w:p w14:paraId="3828421C" w14:textId="77777777" w:rsidR="001171E2" w:rsidRDefault="001171E2">
      <w:pPr>
        <w:pStyle w:val="a3"/>
        <w:ind w:left="1068"/>
        <w:jc w:val="center"/>
        <w:rPr>
          <w:ins w:id="10" w:author="Dmitriy Kulakov" w:date="2021-06-09T00:45:00Z"/>
          <w:rFonts w:ascii="Times New Roman" w:hAnsi="Times New Roman" w:cs="Times New Roman"/>
          <w:sz w:val="28"/>
          <w:szCs w:val="28"/>
        </w:rPr>
        <w:pPrChange w:id="11" w:author="Dmitriy Kulakov" w:date="2021-06-09T00:45:00Z">
          <w:pPr>
            <w:pStyle w:val="a3"/>
            <w:ind w:left="1068"/>
          </w:pPr>
        </w:pPrChange>
      </w:pPr>
    </w:p>
    <w:p w14:paraId="353CCB82" w14:textId="77777777" w:rsidR="001171E2" w:rsidRPr="00E57FED" w:rsidRDefault="001171E2" w:rsidP="00E57FED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24EE5049" w14:textId="32D5FAF8" w:rsidR="00E57FED" w:rsidRDefault="00E57FED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  <w:lang w:val="en-US"/>
        </w:rPr>
        <w:t>, Advertiser, AdvertisingName, AdvertisingDuration, AdvertisingCost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8D0FFE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3EAB4476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2F4DD0BC" w14:textId="7B0D5BF0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ins w:id="12" w:author="Dmitriy Kulakov" w:date="2021-06-09T00:46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A8CF1EF" w14:textId="7DD34F1F" w:rsidR="001171E2" w:rsidRDefault="001171E2" w:rsidP="001171E2">
      <w:pPr>
        <w:jc w:val="center"/>
        <w:rPr>
          <w:ins w:id="13" w:author="Dmitriy Kulakov" w:date="2021-06-09T00:46:00Z"/>
          <w:rFonts w:ascii="Times New Roman" w:hAnsi="Times New Roman" w:cs="Times New Roman"/>
          <w:sz w:val="28"/>
          <w:szCs w:val="28"/>
        </w:rPr>
      </w:pPr>
      <w:ins w:id="14" w:author="Dmitriy Kulakov" w:date="2021-06-09T00:46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2EC57565" wp14:editId="09FE0A6D">
              <wp:extent cx="3123565" cy="2363189"/>
              <wp:effectExtent l="0" t="0" r="635" b="0"/>
              <wp:docPr id="21" name="Рисунок 2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26210" cy="23651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ECD6DD8" w14:textId="3663AB28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15" w:author="Dmitriy Kulakov" w:date="2021-06-09T00:46:00Z">
            <w:rPr/>
          </w:rPrChange>
        </w:rPr>
        <w:pPrChange w:id="16" w:author="Dmitriy Kulakov" w:date="2021-06-09T00:46:00Z">
          <w:pPr>
            <w:pStyle w:val="a3"/>
            <w:numPr>
              <w:numId w:val="26"/>
            </w:numPr>
            <w:ind w:left="1428" w:hanging="360"/>
          </w:pPr>
        </w:pPrChange>
      </w:pPr>
      <w:ins w:id="17" w:author="Dmitriy Kulakov" w:date="2021-06-09T00:46:00Z">
        <w:r>
          <w:rPr>
            <w:rFonts w:ascii="Times New Roman" w:hAnsi="Times New Roman" w:cs="Times New Roman"/>
            <w:sz w:val="28"/>
            <w:szCs w:val="28"/>
          </w:rPr>
          <w:t>Рисунок 5.2.4 – Отношение Реклама</w:t>
        </w:r>
      </w:ins>
    </w:p>
    <w:p w14:paraId="1DF03F65" w14:textId="73E3D6FB" w:rsidR="00E57FED" w:rsidRDefault="00E57FED" w:rsidP="00756FE3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Рекламодатель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AdvertiserID</w:t>
      </w:r>
      <w:r>
        <w:rPr>
          <w:rFonts w:ascii="Times New Roman" w:hAnsi="Times New Roman" w:cs="Times New Roman"/>
          <w:sz w:val="28"/>
          <w:szCs w:val="28"/>
          <w:lang w:val="en-US"/>
        </w:rPr>
        <w:t>, AdvertiserName, CompanyName, AdvertiserPhone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7D5760" w:rsidRPr="007D57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5EB48FE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2E5BF08C" w14:textId="77777777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7FC8A703" w14:textId="00353011" w:rsidR="00E57FED" w:rsidRDefault="00E57FED" w:rsidP="00756FE3">
      <w:pPr>
        <w:pStyle w:val="a3"/>
        <w:numPr>
          <w:ilvl w:val="0"/>
          <w:numId w:val="26"/>
        </w:numPr>
        <w:spacing w:line="360" w:lineRule="auto"/>
        <w:rPr>
          <w:ins w:id="18" w:author="Dmitriy Kulakov" w:date="2021-06-09T00:46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1381BF3D" w14:textId="4754D428" w:rsidR="001171E2" w:rsidRDefault="001171E2" w:rsidP="001171E2">
      <w:pPr>
        <w:jc w:val="center"/>
        <w:rPr>
          <w:ins w:id="19" w:author="Dmitriy Kulakov" w:date="2021-06-09T00:46:00Z"/>
          <w:rFonts w:ascii="Times New Roman" w:hAnsi="Times New Roman" w:cs="Times New Roman"/>
          <w:sz w:val="28"/>
          <w:szCs w:val="28"/>
        </w:rPr>
      </w:pPr>
      <w:ins w:id="20" w:author="Dmitriy Kulakov" w:date="2021-06-09T00:46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8EF251D" wp14:editId="2A494213">
              <wp:extent cx="2941740" cy="2232561"/>
              <wp:effectExtent l="0" t="0" r="0" b="0"/>
              <wp:docPr id="23" name="Рисунок 2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53249" cy="2241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779974" w14:textId="5778918B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21" w:author="Dmitriy Kulakov" w:date="2021-06-09T00:46:00Z">
            <w:rPr/>
          </w:rPrChange>
        </w:rPr>
        <w:pPrChange w:id="22" w:author="Dmitriy Kulakov" w:date="2021-06-09T00:46:00Z">
          <w:pPr>
            <w:pStyle w:val="a3"/>
            <w:numPr>
              <w:numId w:val="26"/>
            </w:numPr>
            <w:ind w:left="1428" w:hanging="360"/>
          </w:pPr>
        </w:pPrChange>
      </w:pPr>
      <w:ins w:id="23" w:author="Dmitriy Kulakov" w:date="2021-06-09T00:46:00Z">
        <w:r>
          <w:rPr>
            <w:rFonts w:ascii="Times New Roman" w:hAnsi="Times New Roman" w:cs="Times New Roman"/>
            <w:sz w:val="28"/>
            <w:szCs w:val="28"/>
          </w:rPr>
          <w:t>Рисунок 5.2.5 – Отношение Рекламодатель</w:t>
        </w:r>
      </w:ins>
    </w:p>
    <w:p w14:paraId="24BCD6B1" w14:textId="7D523025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Билет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TicketID</w:t>
      </w:r>
      <w:r>
        <w:rPr>
          <w:rFonts w:ascii="Times New Roman" w:hAnsi="Times New Roman" w:cs="Times New Roman"/>
          <w:sz w:val="28"/>
          <w:szCs w:val="28"/>
          <w:lang w:val="en-US"/>
        </w:rPr>
        <w:t>, TicketType, SeanceID, CashboxID, RowNumber, SeatNumber, Cost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69C128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7423C56A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7339DC7D" w14:textId="5C46CF68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24" w:author="Dmitriy Kulakov" w:date="2021-06-09T00:47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688F3DCB" w14:textId="77777777" w:rsidR="001171E2" w:rsidRPr="008D55B7" w:rsidRDefault="001171E2" w:rsidP="008D55B7">
      <w:pPr>
        <w:jc w:val="center"/>
        <w:rPr>
          <w:ins w:id="25" w:author="Dmitriy Kulakov" w:date="2021-06-09T00:47:00Z"/>
          <w:rFonts w:ascii="Times New Roman" w:hAnsi="Times New Roman" w:cs="Times New Roman"/>
          <w:sz w:val="28"/>
          <w:szCs w:val="28"/>
        </w:rPr>
      </w:pPr>
      <w:ins w:id="26" w:author="Dmitriy Kulakov" w:date="2021-06-09T00:47:00Z">
        <w:r w:rsidRPr="001171E2">
          <w:rPr>
            <w:noProof/>
          </w:rPr>
          <w:drawing>
            <wp:inline distT="0" distB="0" distL="0" distR="0" wp14:anchorId="440EC5D7" wp14:editId="05C8B4B5">
              <wp:extent cx="2886478" cy="2857899"/>
              <wp:effectExtent l="0" t="0" r="9525" b="0"/>
              <wp:docPr id="24" name="Рисунок 2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886478" cy="285789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A427EFE" w14:textId="77777777" w:rsidR="001171E2" w:rsidRPr="008D55B7" w:rsidRDefault="001171E2" w:rsidP="008D55B7">
      <w:pPr>
        <w:jc w:val="center"/>
        <w:rPr>
          <w:ins w:id="27" w:author="Dmitriy Kulakov" w:date="2021-06-09T00:47:00Z"/>
          <w:rFonts w:ascii="Times New Roman" w:hAnsi="Times New Roman" w:cs="Times New Roman"/>
          <w:sz w:val="28"/>
          <w:szCs w:val="28"/>
        </w:rPr>
      </w:pPr>
      <w:ins w:id="28" w:author="Dmitriy Kulakov" w:date="2021-06-09T00:47:00Z">
        <w:r w:rsidRPr="008D55B7">
          <w:rPr>
            <w:rFonts w:ascii="Times New Roman" w:hAnsi="Times New Roman" w:cs="Times New Roman"/>
            <w:sz w:val="28"/>
            <w:szCs w:val="28"/>
          </w:rPr>
          <w:t>Рисунок 5.2.6 – Отношение Билет</w:t>
        </w:r>
      </w:ins>
    </w:p>
    <w:p w14:paraId="238FA193" w14:textId="77777777" w:rsidR="001171E2" w:rsidRPr="001171E2" w:rsidRDefault="001171E2">
      <w:pPr>
        <w:rPr>
          <w:rFonts w:ascii="Times New Roman" w:hAnsi="Times New Roman" w:cs="Times New Roman"/>
          <w:sz w:val="28"/>
          <w:szCs w:val="28"/>
          <w:lang w:val="en-US"/>
          <w:rPrChange w:id="29" w:author="Dmitriy Kulakov" w:date="2021-06-09T00:50:00Z">
            <w:rPr/>
          </w:rPrChange>
        </w:rPr>
        <w:pPrChange w:id="30" w:author="Dmitriy Kulakov" w:date="2021-06-09T00:47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7B850556" w14:textId="653FCEEF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  <w:lang w:val="en-US"/>
        </w:rPr>
        <w:t>, StaffChangeTime, WorkTime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1880210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9C3EDAA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0C816209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0733D9CA" w14:textId="2743A190" w:rsidR="001171E2" w:rsidRDefault="001171E2" w:rsidP="001171E2">
      <w:pPr>
        <w:pStyle w:val="a3"/>
        <w:ind w:left="1068"/>
        <w:jc w:val="center"/>
        <w:rPr>
          <w:ins w:id="31" w:author="Dmitriy Kulakov" w:date="2021-06-09T00:51:00Z"/>
          <w:rFonts w:ascii="Times New Roman" w:hAnsi="Times New Roman" w:cs="Times New Roman"/>
          <w:sz w:val="28"/>
          <w:szCs w:val="28"/>
          <w:lang w:val="en-US"/>
        </w:rPr>
      </w:pPr>
      <w:ins w:id="32" w:author="Dmitriy Kulakov" w:date="2021-06-09T00:51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30C08079" wp14:editId="640D676A">
              <wp:extent cx="3019846" cy="1619476"/>
              <wp:effectExtent l="0" t="0" r="9525" b="0"/>
              <wp:docPr id="25" name="Рисунок 2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019846" cy="161947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899DCD7" w14:textId="76216A32" w:rsidR="001171E2" w:rsidRDefault="001171E2" w:rsidP="001171E2">
      <w:pPr>
        <w:pStyle w:val="a3"/>
        <w:ind w:left="1068"/>
        <w:jc w:val="center"/>
        <w:rPr>
          <w:ins w:id="33" w:author="Dmitriy Kulakov" w:date="2021-06-09T00:51:00Z"/>
          <w:rFonts w:ascii="Times New Roman" w:hAnsi="Times New Roman" w:cs="Times New Roman"/>
          <w:sz w:val="28"/>
          <w:szCs w:val="28"/>
        </w:rPr>
      </w:pPr>
      <w:ins w:id="34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>Рисунок 5.2.7 – Отношение Касса</w:t>
        </w:r>
      </w:ins>
    </w:p>
    <w:p w14:paraId="7AF3F19A" w14:textId="7B88A172" w:rsidR="001171E2" w:rsidRPr="001171E2" w:rsidRDefault="001171E2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  <w:pPrChange w:id="35" w:author="Dmitriy Kulakov" w:date="2021-06-09T00:51:00Z">
          <w:pPr>
            <w:pStyle w:val="a3"/>
            <w:ind w:left="1068"/>
          </w:pPr>
        </w:pPrChange>
      </w:pPr>
      <w:ins w:id="36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</w:p>
    <w:p w14:paraId="392AA78F" w14:textId="5F0D77A9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>, EmployeeName, Position, Passport, Experience, Phone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CE7FF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9FCE8D2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22B4799E" w14:textId="43A68009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37" w:author="Dmitriy Kulakov" w:date="2021-06-09T00:51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658AA937" w14:textId="1AFD8158" w:rsidR="001171E2" w:rsidRDefault="001171E2" w:rsidP="001171E2">
      <w:pPr>
        <w:jc w:val="center"/>
        <w:rPr>
          <w:ins w:id="38" w:author="Dmitriy Kulakov" w:date="2021-06-09T00:51:00Z"/>
          <w:rFonts w:ascii="Times New Roman" w:hAnsi="Times New Roman" w:cs="Times New Roman"/>
          <w:sz w:val="28"/>
          <w:szCs w:val="28"/>
        </w:rPr>
      </w:pPr>
      <w:ins w:id="39" w:author="Dmitriy Kulakov" w:date="2021-06-09T00:51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1F6A77FF" wp14:editId="528A3419">
              <wp:extent cx="3134162" cy="3134162"/>
              <wp:effectExtent l="0" t="0" r="9525" b="9525"/>
              <wp:docPr id="26" name="Рисунок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4162" cy="313416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A57D3C8" w14:textId="3C74E73A" w:rsidR="001171E2" w:rsidRDefault="001171E2" w:rsidP="001171E2">
      <w:pPr>
        <w:jc w:val="center"/>
        <w:rPr>
          <w:ins w:id="40" w:author="Dmitriy Kulakov" w:date="2021-06-09T00:51:00Z"/>
          <w:rFonts w:ascii="Times New Roman" w:hAnsi="Times New Roman" w:cs="Times New Roman"/>
          <w:sz w:val="28"/>
          <w:szCs w:val="28"/>
        </w:rPr>
      </w:pPr>
      <w:ins w:id="41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>Рисунок 5.2.8 – Отношение Сотрудник</w:t>
        </w:r>
      </w:ins>
    </w:p>
    <w:p w14:paraId="6BD76353" w14:textId="77777777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42" w:author="Dmitriy Kulakov" w:date="2021-06-09T00:51:00Z">
            <w:rPr/>
          </w:rPrChange>
        </w:rPr>
        <w:pPrChange w:id="43" w:author="Dmitriy Kulakov" w:date="2021-06-09T00:51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346AE168" w14:textId="4119A227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Должность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PositionName</w:t>
      </w:r>
      <w:r>
        <w:rPr>
          <w:rFonts w:ascii="Times New Roman" w:hAnsi="Times New Roman" w:cs="Times New Roman"/>
          <w:sz w:val="28"/>
          <w:szCs w:val="28"/>
          <w:lang w:val="en-US"/>
        </w:rPr>
        <w:t>, Responsibilities, EmployeeRank, Salary</w:t>
      </w:r>
      <w:r w:rsidRPr="00DD2C79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B812365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4437A871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0F6E9587" w14:textId="410A5D64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44" w:author="Dmitriy Kulakov" w:date="2021-06-09T00:51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45AD9115" w14:textId="584BCED5" w:rsidR="001171E2" w:rsidRDefault="001171E2" w:rsidP="001171E2">
      <w:pPr>
        <w:jc w:val="center"/>
        <w:rPr>
          <w:ins w:id="45" w:author="Dmitriy Kulakov" w:date="2021-06-09T00:51:00Z"/>
          <w:rFonts w:ascii="Times New Roman" w:hAnsi="Times New Roman" w:cs="Times New Roman"/>
          <w:sz w:val="28"/>
          <w:szCs w:val="28"/>
        </w:rPr>
      </w:pPr>
      <w:ins w:id="46" w:author="Dmitriy Kulakov" w:date="2021-06-09T00:51:00Z">
        <w:r w:rsidRPr="001171E2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379B3A9B" wp14:editId="59241523">
              <wp:extent cx="3134162" cy="2800741"/>
              <wp:effectExtent l="0" t="0" r="0" b="0"/>
              <wp:docPr id="27" name="Рисунок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34162" cy="280074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B470EAB" w14:textId="657AAC10" w:rsidR="001171E2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47" w:author="Dmitriy Kulakov" w:date="2021-06-09T00:51:00Z">
            <w:rPr/>
          </w:rPrChange>
        </w:rPr>
        <w:pPrChange w:id="48" w:author="Dmitriy Kulakov" w:date="2021-06-09T00:51:00Z">
          <w:pPr>
            <w:pStyle w:val="a3"/>
            <w:numPr>
              <w:numId w:val="26"/>
            </w:numPr>
            <w:ind w:left="1428" w:hanging="360"/>
          </w:pPr>
        </w:pPrChange>
      </w:pPr>
      <w:ins w:id="49" w:author="Dmitriy Kulakov" w:date="2021-06-09T00:51:00Z">
        <w:r>
          <w:rPr>
            <w:rFonts w:ascii="Times New Roman" w:hAnsi="Times New Roman" w:cs="Times New Roman"/>
            <w:sz w:val="28"/>
            <w:szCs w:val="28"/>
          </w:rPr>
          <w:t xml:space="preserve">Рисунок </w:t>
        </w:r>
      </w:ins>
      <w:ins w:id="50" w:author="Dmitriy Kulakov" w:date="2021-06-09T00:52:00Z">
        <w:r>
          <w:rPr>
            <w:rFonts w:ascii="Times New Roman" w:hAnsi="Times New Roman" w:cs="Times New Roman"/>
            <w:sz w:val="28"/>
            <w:szCs w:val="28"/>
          </w:rPr>
          <w:t xml:space="preserve">5.2.9 – Отношение Должность </w:t>
        </w:r>
      </w:ins>
    </w:p>
    <w:p w14:paraId="4C176B24" w14:textId="6129D4CF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КассаСотрудник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CashboxID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0B0D6CC0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D11C005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4D00311E" w14:textId="260623A6" w:rsidR="00E57FED" w:rsidDel="001171E2" w:rsidRDefault="00E57FED" w:rsidP="00E727DD">
      <w:pPr>
        <w:pStyle w:val="a3"/>
        <w:numPr>
          <w:ilvl w:val="0"/>
          <w:numId w:val="26"/>
        </w:numPr>
        <w:spacing w:line="360" w:lineRule="auto"/>
        <w:rPr>
          <w:del w:id="51" w:author="Dmitriy Kulakov" w:date="2021-06-09T00:47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54925F3C" w14:textId="77777777" w:rsidR="001171E2" w:rsidRDefault="001171E2" w:rsidP="00E727DD">
      <w:pPr>
        <w:pStyle w:val="a3"/>
        <w:numPr>
          <w:ilvl w:val="0"/>
          <w:numId w:val="26"/>
        </w:numPr>
        <w:spacing w:line="360" w:lineRule="auto"/>
        <w:rPr>
          <w:ins w:id="52" w:author="Dmitriy Kulakov" w:date="2021-06-09T00:52:00Z"/>
          <w:rFonts w:ascii="Times New Roman" w:hAnsi="Times New Roman" w:cs="Times New Roman"/>
          <w:sz w:val="28"/>
          <w:szCs w:val="28"/>
        </w:rPr>
      </w:pPr>
    </w:p>
    <w:p w14:paraId="14D74A5F" w14:textId="29C1F554" w:rsidR="001171E2" w:rsidRDefault="00204E7B" w:rsidP="001171E2">
      <w:pPr>
        <w:jc w:val="center"/>
        <w:rPr>
          <w:ins w:id="53" w:author="Dmitriy Kulakov" w:date="2021-06-09T00:52:00Z"/>
          <w:rFonts w:ascii="Times New Roman" w:hAnsi="Times New Roman" w:cs="Times New Roman"/>
          <w:sz w:val="28"/>
          <w:szCs w:val="28"/>
        </w:rPr>
      </w:pPr>
      <w:ins w:id="54" w:author="Dmitriy Kulakov" w:date="2021-06-09T00:53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10ED630C" wp14:editId="7DFD7A6E">
              <wp:extent cx="2143424" cy="2391109"/>
              <wp:effectExtent l="0" t="0" r="9525" b="9525"/>
              <wp:docPr id="29" name="Рисунок 2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43424" cy="239110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E7E22DC" w14:textId="2E27CF5C" w:rsidR="00204E7B" w:rsidRPr="001171E2" w:rsidRDefault="001171E2">
      <w:pPr>
        <w:jc w:val="center"/>
        <w:rPr>
          <w:rFonts w:ascii="Times New Roman" w:hAnsi="Times New Roman" w:cs="Times New Roman"/>
          <w:sz w:val="28"/>
          <w:szCs w:val="28"/>
          <w:rPrChange w:id="55" w:author="Dmitriy Kulakov" w:date="2021-06-09T00:52:00Z">
            <w:rPr/>
          </w:rPrChange>
        </w:rPr>
        <w:pPrChange w:id="56" w:author="Dmitriy Kulakov" w:date="2021-06-09T00:52:00Z">
          <w:pPr>
            <w:pStyle w:val="a3"/>
            <w:ind w:left="1068"/>
          </w:pPr>
        </w:pPrChange>
      </w:pPr>
      <w:ins w:id="57" w:author="Dmitriy Kulakov" w:date="2021-06-09T00:52:00Z">
        <w:r>
          <w:rPr>
            <w:rFonts w:ascii="Times New Roman" w:hAnsi="Times New Roman" w:cs="Times New Roman"/>
            <w:sz w:val="28"/>
            <w:szCs w:val="28"/>
          </w:rPr>
          <w:t>Рисунок</w:t>
        </w:r>
        <w:r w:rsidR="00204E7B">
          <w:rPr>
            <w:rFonts w:ascii="Times New Roman" w:hAnsi="Times New Roman" w:cs="Times New Roman"/>
            <w:sz w:val="28"/>
            <w:szCs w:val="28"/>
          </w:rPr>
          <w:t xml:space="preserve"> 5.2.10 – Отношение КассаСотрудник</w:t>
        </w:r>
      </w:ins>
    </w:p>
    <w:p w14:paraId="19F258D8" w14:textId="36F68AB9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КинозалСотрудник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HollID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>, StaffChangeTime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455E394A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4AC8B109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103C885B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2B34B9B1" w14:textId="0F520BB3" w:rsidR="00E57FED" w:rsidRDefault="00204E7B" w:rsidP="00204E7B">
      <w:pPr>
        <w:pStyle w:val="a3"/>
        <w:ind w:left="1068"/>
        <w:jc w:val="center"/>
        <w:rPr>
          <w:ins w:id="58" w:author="Dmitriy Kulakov" w:date="2021-06-09T00:53:00Z"/>
          <w:rFonts w:ascii="Times New Roman" w:hAnsi="Times New Roman" w:cs="Times New Roman"/>
          <w:sz w:val="28"/>
          <w:szCs w:val="28"/>
        </w:rPr>
      </w:pPr>
      <w:ins w:id="59" w:author="Dmitriy Kulakov" w:date="2021-06-09T00:53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F2A49DF" wp14:editId="0460C429">
              <wp:extent cx="4391638" cy="2286319"/>
              <wp:effectExtent l="0" t="0" r="9525" b="0"/>
              <wp:docPr id="30" name="Рисунок 3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91638" cy="228631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59978B59" w14:textId="07E857ED" w:rsidR="00204E7B" w:rsidRDefault="00204E7B" w:rsidP="00204E7B">
      <w:pPr>
        <w:pStyle w:val="a3"/>
        <w:ind w:left="1068"/>
        <w:jc w:val="center"/>
        <w:rPr>
          <w:ins w:id="60" w:author="Dmitriy Kulakov" w:date="2021-06-09T00:53:00Z"/>
          <w:rFonts w:ascii="Times New Roman" w:hAnsi="Times New Roman" w:cs="Times New Roman"/>
          <w:sz w:val="28"/>
          <w:szCs w:val="28"/>
        </w:rPr>
      </w:pPr>
      <w:ins w:id="61" w:author="Dmitriy Kulakov" w:date="2021-06-09T00:53:00Z">
        <w:r>
          <w:rPr>
            <w:rFonts w:ascii="Times New Roman" w:hAnsi="Times New Roman" w:cs="Times New Roman"/>
            <w:sz w:val="28"/>
            <w:szCs w:val="28"/>
          </w:rPr>
          <w:t>Рисунок 5.2.11 – Отношение КинозалСотрудник</w:t>
        </w:r>
      </w:ins>
    </w:p>
    <w:p w14:paraId="7781DF15" w14:textId="77777777" w:rsidR="00204E7B" w:rsidRDefault="00204E7B">
      <w:pPr>
        <w:pStyle w:val="a3"/>
        <w:ind w:left="1068"/>
        <w:jc w:val="center"/>
        <w:rPr>
          <w:rFonts w:ascii="Times New Roman" w:hAnsi="Times New Roman" w:cs="Times New Roman"/>
          <w:sz w:val="28"/>
          <w:szCs w:val="28"/>
        </w:rPr>
        <w:pPrChange w:id="62" w:author="Dmitriy Kulakov" w:date="2021-06-09T00:53:00Z">
          <w:pPr>
            <w:pStyle w:val="a3"/>
            <w:ind w:left="1068"/>
          </w:pPr>
        </w:pPrChange>
      </w:pPr>
    </w:p>
    <w:p w14:paraId="01471A82" w14:textId="3D741ECC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РекламаСотрудник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EmployeeID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2D54683E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A2FE612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2ACE55EC" w14:textId="4C582D7A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63" w:author="Dmitriy Kulakov" w:date="2021-06-09T00:53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6DD57D1B" w14:textId="310D3829" w:rsidR="00204E7B" w:rsidRDefault="00204E7B" w:rsidP="00204E7B">
      <w:pPr>
        <w:jc w:val="center"/>
        <w:rPr>
          <w:ins w:id="64" w:author="Dmitriy Kulakov" w:date="2021-06-09T00:53:00Z"/>
          <w:rFonts w:ascii="Times New Roman" w:hAnsi="Times New Roman" w:cs="Times New Roman"/>
          <w:sz w:val="28"/>
          <w:szCs w:val="28"/>
        </w:rPr>
      </w:pPr>
      <w:ins w:id="65" w:author="Dmitriy Kulakov" w:date="2021-06-09T00:53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5D3AE20" wp14:editId="54CBFF47">
              <wp:extent cx="1952898" cy="2238687"/>
              <wp:effectExtent l="0" t="0" r="9525" b="0"/>
              <wp:docPr id="31" name="Рисунок 3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952898" cy="223868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3304FEA" w14:textId="33913B16" w:rsidR="00204E7B" w:rsidRDefault="00204E7B" w:rsidP="00204E7B">
      <w:pPr>
        <w:jc w:val="center"/>
        <w:rPr>
          <w:ins w:id="66" w:author="Dmitriy Kulakov" w:date="2021-06-09T00:54:00Z"/>
          <w:rFonts w:ascii="Times New Roman" w:hAnsi="Times New Roman" w:cs="Times New Roman"/>
          <w:sz w:val="28"/>
          <w:szCs w:val="28"/>
        </w:rPr>
      </w:pPr>
      <w:ins w:id="67" w:author="Dmitriy Kulakov" w:date="2021-06-09T00:53:00Z">
        <w:r>
          <w:rPr>
            <w:rFonts w:ascii="Times New Roman" w:hAnsi="Times New Roman" w:cs="Times New Roman"/>
            <w:sz w:val="28"/>
            <w:szCs w:val="28"/>
          </w:rPr>
          <w:t>Рисунок 5.2.</w:t>
        </w:r>
      </w:ins>
      <w:ins w:id="68" w:author="Dmitriy Kulakov" w:date="2021-06-09T00:54:00Z">
        <w:r>
          <w:rPr>
            <w:rFonts w:ascii="Times New Roman" w:hAnsi="Times New Roman" w:cs="Times New Roman"/>
            <w:sz w:val="28"/>
            <w:szCs w:val="28"/>
          </w:rPr>
          <w:t>12 – Отношение РекламаСотрудник</w:t>
        </w:r>
      </w:ins>
    </w:p>
    <w:p w14:paraId="65949AD3" w14:textId="77777777" w:rsidR="00204E7B" w:rsidRPr="00204E7B" w:rsidRDefault="00204E7B">
      <w:pPr>
        <w:jc w:val="center"/>
        <w:rPr>
          <w:rFonts w:ascii="Times New Roman" w:hAnsi="Times New Roman" w:cs="Times New Roman"/>
          <w:sz w:val="28"/>
          <w:szCs w:val="28"/>
          <w:rPrChange w:id="69" w:author="Dmitriy Kulakov" w:date="2021-06-09T00:53:00Z">
            <w:rPr/>
          </w:rPrChange>
        </w:rPr>
        <w:pPrChange w:id="70" w:author="Dmitriy Kulakov" w:date="2021-06-09T00:53:00Z">
          <w:pPr>
            <w:pStyle w:val="a3"/>
            <w:numPr>
              <w:numId w:val="26"/>
            </w:numPr>
            <w:ind w:left="1428" w:hanging="360"/>
          </w:pPr>
        </w:pPrChange>
      </w:pPr>
    </w:p>
    <w:p w14:paraId="1FD09E02" w14:textId="4EAC1F21" w:rsidR="00E57FED" w:rsidRDefault="00E57FED" w:rsidP="00E727DD">
      <w:pPr>
        <w:pStyle w:val="a3"/>
        <w:numPr>
          <w:ilvl w:val="0"/>
          <w:numId w:val="25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билета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  <w:lang w:val="en-US"/>
        </w:rPr>
        <w:t>, TypeDescription, Discount</w:t>
      </w:r>
      <w:r w:rsidRPr="00BD65DE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17CF988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127DD291" w14:textId="77777777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0003B755" w14:textId="37BEBD06" w:rsidR="00E57FED" w:rsidRDefault="00E57FED" w:rsidP="00E727DD">
      <w:pPr>
        <w:pStyle w:val="a3"/>
        <w:numPr>
          <w:ilvl w:val="0"/>
          <w:numId w:val="26"/>
        </w:numPr>
        <w:spacing w:line="360" w:lineRule="auto"/>
        <w:rPr>
          <w:ins w:id="71" w:author="Dmitriy Kulakov" w:date="2021-06-09T00:54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2B666952" w14:textId="24719BDC" w:rsidR="00204E7B" w:rsidRDefault="00204E7B" w:rsidP="00204E7B">
      <w:pPr>
        <w:jc w:val="center"/>
        <w:rPr>
          <w:ins w:id="72" w:author="Dmitriy Kulakov" w:date="2021-06-09T00:55:00Z"/>
          <w:rFonts w:ascii="Times New Roman" w:hAnsi="Times New Roman" w:cs="Times New Roman"/>
          <w:sz w:val="28"/>
          <w:szCs w:val="28"/>
        </w:rPr>
      </w:pPr>
      <w:ins w:id="73" w:author="Dmitriy Kulakov" w:date="2021-06-09T00:55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56409337" wp14:editId="065C77EE">
              <wp:extent cx="4163006" cy="1962424"/>
              <wp:effectExtent l="0" t="0" r="9525" b="0"/>
              <wp:docPr id="33" name="Рисунок 3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63006" cy="19624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5751BD1" w14:textId="3905381F" w:rsidR="00204E7B" w:rsidRDefault="00204E7B">
      <w:pPr>
        <w:jc w:val="center"/>
        <w:rPr>
          <w:rFonts w:ascii="Times New Roman" w:hAnsi="Times New Roman" w:cs="Times New Roman"/>
          <w:sz w:val="28"/>
          <w:szCs w:val="28"/>
        </w:rPr>
      </w:pPr>
      <w:ins w:id="74" w:author="Dmitriy Kulakov" w:date="2021-06-09T00:55:00Z">
        <w:r>
          <w:rPr>
            <w:rFonts w:ascii="Times New Roman" w:hAnsi="Times New Roman" w:cs="Times New Roman"/>
            <w:sz w:val="28"/>
            <w:szCs w:val="28"/>
          </w:rPr>
          <w:t>Рисунок 5.2.13 – Отношение Тип</w:t>
        </w:r>
      </w:ins>
    </w:p>
    <w:p w14:paraId="1846C199" w14:textId="6D7DD73B" w:rsidR="00E727DD" w:rsidRDefault="00E727DD" w:rsidP="00E727D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FB6EBAC" w14:textId="77777777" w:rsidR="00E727DD" w:rsidRPr="00204E7B" w:rsidRDefault="00E727DD" w:rsidP="00E727DD">
      <w:pPr>
        <w:jc w:val="center"/>
        <w:rPr>
          <w:rFonts w:ascii="Times New Roman" w:hAnsi="Times New Roman" w:cs="Times New Roman"/>
          <w:sz w:val="28"/>
          <w:szCs w:val="28"/>
          <w:rPrChange w:id="75" w:author="Dmitriy Kulakov" w:date="2021-06-09T00:54:00Z">
            <w:rPr/>
          </w:rPrChange>
        </w:rPr>
      </w:pPr>
    </w:p>
    <w:p w14:paraId="630D3846" w14:textId="6A569C25" w:rsidR="00204E7B" w:rsidRPr="00E57FED" w:rsidDel="00204E7B" w:rsidRDefault="00204E7B">
      <w:pPr>
        <w:pStyle w:val="a3"/>
        <w:ind w:left="1068"/>
        <w:jc w:val="center"/>
        <w:rPr>
          <w:del w:id="76" w:author="Dmitriy Kulakov" w:date="2021-06-09T00:54:00Z"/>
          <w:rFonts w:ascii="Times New Roman" w:hAnsi="Times New Roman" w:cs="Times New Roman"/>
          <w:sz w:val="28"/>
          <w:szCs w:val="28"/>
        </w:rPr>
        <w:pPrChange w:id="77" w:author="Dmitriy Kulakov" w:date="2021-06-09T00:54:00Z">
          <w:pPr>
            <w:pStyle w:val="a3"/>
            <w:ind w:left="1068"/>
          </w:pPr>
        </w:pPrChange>
      </w:pPr>
    </w:p>
    <w:p w14:paraId="214A6FB9" w14:textId="34C7F596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сеанса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TypeName</w:t>
      </w:r>
      <w:r>
        <w:rPr>
          <w:rFonts w:ascii="Times New Roman" w:hAnsi="Times New Roman" w:cs="Times New Roman"/>
          <w:sz w:val="28"/>
          <w:szCs w:val="28"/>
          <w:lang w:val="en-US"/>
        </w:rPr>
        <w:t>, TypeDescription</w:t>
      </w:r>
      <w:r w:rsidRPr="00F34C18"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E57FE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01BCCA5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7586CFC6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4FDDC641" w14:textId="7A1F34D8" w:rsidR="00E57FED" w:rsidRDefault="00E57FED" w:rsidP="00E57FED">
      <w:pPr>
        <w:pStyle w:val="a3"/>
        <w:numPr>
          <w:ilvl w:val="0"/>
          <w:numId w:val="26"/>
        </w:numPr>
        <w:rPr>
          <w:ins w:id="78" w:author="Dmitriy Kulakov" w:date="2021-06-09T00:55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1A3B29A6" w14:textId="4C63A0A2" w:rsidR="00204E7B" w:rsidRDefault="00204E7B" w:rsidP="00204E7B">
      <w:pPr>
        <w:jc w:val="center"/>
        <w:rPr>
          <w:ins w:id="79" w:author="Dmitriy Kulakov" w:date="2021-06-09T00:55:00Z"/>
          <w:rFonts w:ascii="Times New Roman" w:hAnsi="Times New Roman" w:cs="Times New Roman"/>
          <w:sz w:val="28"/>
          <w:szCs w:val="28"/>
        </w:rPr>
      </w:pPr>
      <w:ins w:id="80" w:author="Dmitriy Kulakov" w:date="2021-06-09T00:55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0A0AACAD" wp14:editId="568F23F7">
              <wp:extent cx="4134427" cy="952633"/>
              <wp:effectExtent l="0" t="0" r="0" b="0"/>
              <wp:docPr id="34" name="Рисунок 3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134427" cy="95263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51641E4" w14:textId="236C96CF" w:rsidR="00204E7B" w:rsidRPr="00204E7B" w:rsidRDefault="00204E7B">
      <w:pPr>
        <w:jc w:val="center"/>
        <w:rPr>
          <w:rFonts w:ascii="Times New Roman" w:hAnsi="Times New Roman" w:cs="Times New Roman"/>
          <w:sz w:val="28"/>
          <w:szCs w:val="28"/>
          <w:rPrChange w:id="81" w:author="Dmitriy Kulakov" w:date="2021-06-09T00:55:00Z">
            <w:rPr/>
          </w:rPrChange>
        </w:rPr>
        <w:pPrChange w:id="82" w:author="Dmitriy Kulakov" w:date="2021-06-09T00:55:00Z">
          <w:pPr>
            <w:pStyle w:val="a3"/>
            <w:numPr>
              <w:numId w:val="26"/>
            </w:numPr>
            <w:ind w:left="1428" w:hanging="360"/>
          </w:pPr>
        </w:pPrChange>
      </w:pPr>
      <w:ins w:id="83" w:author="Dmitriy Kulakov" w:date="2021-06-09T00:55:00Z">
        <w:r>
          <w:rPr>
            <w:rFonts w:ascii="Times New Roman" w:hAnsi="Times New Roman" w:cs="Times New Roman"/>
            <w:sz w:val="28"/>
            <w:szCs w:val="28"/>
          </w:rPr>
          <w:t>Рисунок 5.2.14 – Отношение Тип</w:t>
        </w:r>
      </w:ins>
    </w:p>
    <w:p w14:paraId="76253FE6" w14:textId="77777777" w:rsidR="00E57FED" w:rsidRPr="00E57FED" w:rsidRDefault="00E57FED" w:rsidP="00E57FED">
      <w:pPr>
        <w:pStyle w:val="a3"/>
        <w:ind w:left="1068"/>
        <w:rPr>
          <w:rFonts w:ascii="Times New Roman" w:hAnsi="Times New Roman" w:cs="Times New Roman"/>
          <w:sz w:val="28"/>
          <w:szCs w:val="28"/>
        </w:rPr>
      </w:pPr>
    </w:p>
    <w:p w14:paraId="3FACC5A4" w14:textId="4B9C7325" w:rsidR="00E57FED" w:rsidRDefault="00E57FED" w:rsidP="00E57FED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СеансРеклама (</w:t>
      </w:r>
      <w:r w:rsidRPr="00BD65DE">
        <w:rPr>
          <w:rFonts w:ascii="Times New Roman" w:hAnsi="Times New Roman" w:cs="Times New Roman"/>
          <w:sz w:val="28"/>
          <w:szCs w:val="28"/>
          <w:u w:val="single"/>
          <w:lang w:val="en-US"/>
        </w:rPr>
        <w:t>SeanceID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006A9">
        <w:rPr>
          <w:rFonts w:ascii="Times New Roman" w:hAnsi="Times New Roman" w:cs="Times New Roman"/>
          <w:sz w:val="28"/>
          <w:szCs w:val="28"/>
          <w:u w:val="single"/>
          <w:lang w:val="en-US"/>
        </w:rPr>
        <w:t>AdID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769327D0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2НФ, так как оно находится в 1НФ и каждый не ключевой атрибут функционально полно зависит от потенциального ключа;</w:t>
      </w:r>
    </w:p>
    <w:p w14:paraId="066B5AE4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Отношение находится в 3НФ, так как оно находится в 2НФ и отсутствуют транзитивные зависимости не ключевых атрибутов от ключевых;</w:t>
      </w:r>
    </w:p>
    <w:p w14:paraId="5F8A87E9" w14:textId="77777777" w:rsidR="00E57FED" w:rsidRDefault="00E57FED" w:rsidP="00E57FED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Отношение находится в БКНФ, так как каждая функциональная зависимость имеет в качестве своего детерминанта потенциальный ключ;</w:t>
      </w:r>
    </w:p>
    <w:p w14:paraId="16135A81" w14:textId="77777777" w:rsidR="00204E7B" w:rsidRDefault="00204E7B">
      <w:pPr>
        <w:pStyle w:val="a3"/>
        <w:ind w:left="1428"/>
        <w:jc w:val="center"/>
        <w:rPr>
          <w:ins w:id="84" w:author="Dmitriy Kulakov" w:date="2021-06-09T00:54:00Z"/>
          <w:rFonts w:ascii="Times New Roman" w:hAnsi="Times New Roman" w:cs="Times New Roman"/>
          <w:sz w:val="28"/>
          <w:szCs w:val="28"/>
        </w:rPr>
        <w:pPrChange w:id="85" w:author="Dmitriy Kulakov" w:date="2021-06-09T00:54:00Z">
          <w:pPr>
            <w:pStyle w:val="a3"/>
            <w:numPr>
              <w:numId w:val="26"/>
            </w:numPr>
            <w:ind w:left="1428" w:hanging="360"/>
            <w:jc w:val="center"/>
          </w:pPr>
        </w:pPrChange>
      </w:pPr>
      <w:ins w:id="86" w:author="Dmitriy Kulakov" w:date="2021-06-09T00:54:00Z">
        <w:r w:rsidRPr="00204E7B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DCC738A" wp14:editId="27796680">
              <wp:extent cx="1876687" cy="2181529"/>
              <wp:effectExtent l="0" t="0" r="9525" b="0"/>
              <wp:docPr id="32" name="Рисунок 3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876687" cy="21815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F83C93F" w14:textId="100710E1" w:rsidR="00204E7B" w:rsidRPr="00204E7B" w:rsidRDefault="00204E7B">
      <w:pPr>
        <w:ind w:left="1068"/>
        <w:jc w:val="center"/>
        <w:rPr>
          <w:ins w:id="87" w:author="Dmitriy Kulakov" w:date="2021-06-09T00:54:00Z"/>
          <w:rFonts w:ascii="Times New Roman" w:hAnsi="Times New Roman" w:cs="Times New Roman"/>
          <w:sz w:val="28"/>
          <w:szCs w:val="28"/>
          <w:rPrChange w:id="88" w:author="Dmitriy Kulakov" w:date="2021-06-09T00:54:00Z">
            <w:rPr>
              <w:ins w:id="89" w:author="Dmitriy Kulakov" w:date="2021-06-09T00:54:00Z"/>
            </w:rPr>
          </w:rPrChange>
        </w:rPr>
        <w:pPrChange w:id="90" w:author="Dmitriy Kulakov" w:date="2021-06-09T00:54:00Z">
          <w:pPr>
            <w:pStyle w:val="a3"/>
            <w:numPr>
              <w:numId w:val="26"/>
            </w:numPr>
            <w:ind w:left="1428" w:hanging="360"/>
            <w:jc w:val="center"/>
          </w:pPr>
        </w:pPrChange>
      </w:pPr>
      <w:ins w:id="91" w:author="Dmitriy Kulakov" w:date="2021-06-09T00:54:00Z">
        <w:r w:rsidRPr="00204E7B">
          <w:rPr>
            <w:rFonts w:ascii="Times New Roman" w:hAnsi="Times New Roman" w:cs="Times New Roman"/>
            <w:sz w:val="28"/>
            <w:szCs w:val="28"/>
            <w:rPrChange w:id="92" w:author="Dmitriy Kulakov" w:date="2021-06-09T00:54:00Z">
              <w:rPr/>
            </w:rPrChange>
          </w:rPr>
          <w:t>Рисунок 5.2.1</w:t>
        </w:r>
      </w:ins>
      <w:ins w:id="93" w:author="Dmitriy Kulakov" w:date="2021-06-09T00:55:00Z">
        <w:r>
          <w:rPr>
            <w:rFonts w:ascii="Times New Roman" w:hAnsi="Times New Roman" w:cs="Times New Roman"/>
            <w:sz w:val="28"/>
            <w:szCs w:val="28"/>
          </w:rPr>
          <w:t>5</w:t>
        </w:r>
      </w:ins>
      <w:ins w:id="94" w:author="Dmitriy Kulakov" w:date="2021-06-09T00:54:00Z">
        <w:r w:rsidRPr="00204E7B">
          <w:rPr>
            <w:rFonts w:ascii="Times New Roman" w:hAnsi="Times New Roman" w:cs="Times New Roman"/>
            <w:sz w:val="28"/>
            <w:szCs w:val="28"/>
            <w:rPrChange w:id="95" w:author="Dmitriy Kulakov" w:date="2021-06-09T00:54:00Z">
              <w:rPr/>
            </w:rPrChange>
          </w:rPr>
          <w:t xml:space="preserve"> – Отношение СеансРеклама</w:t>
        </w:r>
      </w:ins>
    </w:p>
    <w:p w14:paraId="3762981B" w14:textId="5C72122F" w:rsidR="00A7727D" w:rsidDel="00E22D19" w:rsidRDefault="00A7727D" w:rsidP="00E57FED">
      <w:pPr>
        <w:rPr>
          <w:del w:id="96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1F306EC4" w14:textId="240851B3" w:rsidR="00A7727D" w:rsidDel="00E22D19" w:rsidRDefault="00A7727D" w:rsidP="00E57FED">
      <w:pPr>
        <w:rPr>
          <w:del w:id="97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AC790D3" w14:textId="66CD83F3" w:rsidR="00A7727D" w:rsidDel="00E22D19" w:rsidRDefault="00A7727D" w:rsidP="00E57FED">
      <w:pPr>
        <w:rPr>
          <w:del w:id="98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487D5300" w14:textId="754BF976" w:rsidR="00A7727D" w:rsidDel="00E22D19" w:rsidRDefault="00A7727D" w:rsidP="00E57FED">
      <w:pPr>
        <w:rPr>
          <w:del w:id="99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33147CCA" w14:textId="7EAE2231" w:rsidR="00A7727D" w:rsidDel="00E22D19" w:rsidRDefault="00A7727D" w:rsidP="00E57FED">
      <w:pPr>
        <w:rPr>
          <w:del w:id="100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1DB629FF" w14:textId="7962BB97" w:rsidR="00A7727D" w:rsidDel="00E22D19" w:rsidRDefault="00A7727D" w:rsidP="00E57FED">
      <w:pPr>
        <w:rPr>
          <w:del w:id="101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35234CC" w14:textId="5BC3918E" w:rsidR="00A7727D" w:rsidDel="00E22D19" w:rsidRDefault="00A7727D" w:rsidP="00E57FED">
      <w:pPr>
        <w:rPr>
          <w:del w:id="102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9932C4A" w14:textId="78B3DE9B" w:rsidR="00A7727D" w:rsidDel="00E22D19" w:rsidRDefault="00A7727D" w:rsidP="00E57FED">
      <w:pPr>
        <w:rPr>
          <w:del w:id="103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4C5B603" w14:textId="276FE156" w:rsidR="00A7727D" w:rsidDel="00E22D19" w:rsidRDefault="00A7727D" w:rsidP="00E57FED">
      <w:pPr>
        <w:rPr>
          <w:del w:id="104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5C92F3FE" w14:textId="0CA739BC" w:rsidR="00A7727D" w:rsidDel="00E22D19" w:rsidRDefault="00A7727D" w:rsidP="00E57FED">
      <w:pPr>
        <w:rPr>
          <w:del w:id="105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65E8857" w14:textId="579A98C5" w:rsidR="00A7727D" w:rsidDel="00E22D19" w:rsidRDefault="00A7727D" w:rsidP="00E57FED">
      <w:pPr>
        <w:rPr>
          <w:del w:id="106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5FEE07D" w14:textId="60E390CF" w:rsidR="00A7727D" w:rsidDel="00E22D19" w:rsidRDefault="00A7727D" w:rsidP="00E57FED">
      <w:pPr>
        <w:rPr>
          <w:del w:id="107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20DEA6F7" w14:textId="15374DD6" w:rsidR="00A7727D" w:rsidDel="00E22D19" w:rsidRDefault="00A7727D" w:rsidP="00E57FED">
      <w:pPr>
        <w:rPr>
          <w:del w:id="108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AA62624" w14:textId="05B1CF28" w:rsidR="00A7727D" w:rsidDel="00E22D19" w:rsidRDefault="00A7727D" w:rsidP="00E57FED">
      <w:pPr>
        <w:rPr>
          <w:del w:id="109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C0CA56A" w14:textId="1164DECB" w:rsidR="00A7727D" w:rsidDel="00E22D19" w:rsidRDefault="00A7727D" w:rsidP="00E57FED">
      <w:pPr>
        <w:rPr>
          <w:del w:id="110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7FFA4EF3" w14:textId="65C3BA21" w:rsidR="00A7727D" w:rsidDel="00E22D19" w:rsidRDefault="00A7727D" w:rsidP="00E57FED">
      <w:pPr>
        <w:rPr>
          <w:del w:id="111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4C42111D" w14:textId="20C88085" w:rsidR="00A7727D" w:rsidDel="00E22D19" w:rsidRDefault="00A7727D" w:rsidP="00E57FED">
      <w:pPr>
        <w:rPr>
          <w:del w:id="112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567731E9" w14:textId="46F743CF" w:rsidR="00A7727D" w:rsidDel="00E22D19" w:rsidRDefault="00A7727D" w:rsidP="00E57FED">
      <w:pPr>
        <w:rPr>
          <w:del w:id="113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0884437C" w14:textId="16F13FB5" w:rsidR="00A7727D" w:rsidDel="00E22D19" w:rsidRDefault="00A7727D" w:rsidP="00E57FED">
      <w:pPr>
        <w:rPr>
          <w:del w:id="114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C07CEA7" w14:textId="4025BE9F" w:rsidR="00A7727D" w:rsidDel="00E22D19" w:rsidRDefault="00A7727D" w:rsidP="00E57FED">
      <w:pPr>
        <w:rPr>
          <w:del w:id="115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6B86E7FB" w14:textId="030EB8A0" w:rsidR="00A7727D" w:rsidDel="00E22D19" w:rsidRDefault="00A7727D" w:rsidP="00E57FED">
      <w:pPr>
        <w:rPr>
          <w:del w:id="116" w:author="Dmitriy Kulakov" w:date="2021-06-09T00:55:00Z"/>
          <w:rFonts w:ascii="Times New Roman" w:hAnsi="Times New Roman" w:cs="Times New Roman"/>
          <w:sz w:val="28"/>
          <w:szCs w:val="28"/>
        </w:rPr>
      </w:pPr>
    </w:p>
    <w:p w14:paraId="5E3D66E6" w14:textId="77777777" w:rsidR="00A7727D" w:rsidRDefault="00A7727D" w:rsidP="00E57FED">
      <w:pPr>
        <w:rPr>
          <w:rFonts w:ascii="Times New Roman" w:hAnsi="Times New Roman" w:cs="Times New Roman"/>
          <w:sz w:val="28"/>
          <w:szCs w:val="28"/>
        </w:rPr>
      </w:pPr>
    </w:p>
    <w:p w14:paraId="527CBF69" w14:textId="3719A0D2" w:rsidR="002006A9" w:rsidRPr="002006A9" w:rsidRDefault="002006A9" w:rsidP="002006A9">
      <w:pPr>
        <w:ind w:left="708"/>
        <w:rPr>
          <w:rFonts w:ascii="Times New Roman" w:hAnsi="Times New Roman" w:cs="Times New Roman"/>
          <w:b/>
          <w:bCs/>
          <w:sz w:val="28"/>
          <w:szCs w:val="28"/>
        </w:rPr>
      </w:pPr>
      <w:r w:rsidRPr="002006A9">
        <w:rPr>
          <w:rFonts w:ascii="Times New Roman" w:hAnsi="Times New Roman" w:cs="Times New Roman"/>
          <w:b/>
          <w:bCs/>
          <w:sz w:val="28"/>
          <w:szCs w:val="28"/>
        </w:rPr>
        <w:t>Построение схемы базы данных</w:t>
      </w:r>
    </w:p>
    <w:p w14:paraId="50E6A03E" w14:textId="18807300" w:rsidR="00B726F9" w:rsidRDefault="00A7727D" w:rsidP="00E22D19">
      <w:pPr>
        <w:ind w:left="-567"/>
        <w:rPr>
          <w:ins w:id="117" w:author="Dmitriy Kulakov" w:date="2021-06-09T00:57:00Z"/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15738A" wp14:editId="50CCE37B">
                <wp:simplePos x="0" y="0"/>
                <wp:positionH relativeFrom="column">
                  <wp:posOffset>5220019</wp:posOffset>
                </wp:positionH>
                <wp:positionV relativeFrom="paragraph">
                  <wp:posOffset>3398812</wp:posOffset>
                </wp:positionV>
                <wp:extent cx="914400" cy="352745"/>
                <wp:effectExtent l="3492" t="0" r="25083" b="25082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52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D2D2240" w14:textId="0FF8BC94" w:rsidR="00A7727D" w:rsidRPr="00A7727D" w:rsidRDefault="00A7727D">
                            <w:r>
                              <w:t>Рисунок 5.2.16- Схема базы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5738A" id="Надпись 17" o:spid="_x0000_s1027" type="#_x0000_t202" style="position:absolute;left:0;text-align:left;margin-left:411.05pt;margin-top:267.6pt;width:1in;height:27.8pt;rotation:-90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" fillcolor="white [3201]" strokecolor="white [3212]" strokeweight=".5pt">
                <v:textbox>
                  <w:txbxContent>
                    <w:p w14:paraId="0D2D2240" w14:textId="0FF8BC94" w:rsidR="00A7727D" w:rsidRPr="00A7727D" w:rsidRDefault="00A7727D">
                      <w:r>
                        <w:t>Рисунок 5.2.16- Схема базы данных</w:t>
                      </w:r>
                    </w:p>
                  </w:txbxContent>
                </v:textbox>
              </v:shape>
            </w:pict>
          </mc:Fallback>
        </mc:AlternateContent>
      </w:r>
      <w:r w:rsidRPr="00A7727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84833E" wp14:editId="582181E1">
            <wp:extent cx="8665845" cy="5854021"/>
            <wp:effectExtent l="0" t="3492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97252" cy="587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88DCF" w14:textId="468AE36D" w:rsidR="00E22D19" w:rsidRPr="00DF44ED" w:rsidRDefault="00DF44ED" w:rsidP="00DF44ED">
      <w:pPr>
        <w:pStyle w:val="a3"/>
        <w:numPr>
          <w:ilvl w:val="1"/>
          <w:numId w:val="30"/>
        </w:numPr>
        <w:rPr>
          <w:ins w:id="118" w:author="Dmitriy Kulakov" w:date="2021-06-09T00:57:00Z"/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DF44ED">
        <w:rPr>
          <w:rFonts w:ascii="Times New Roman" w:hAnsi="Times New Roman" w:cs="Times New Roman"/>
          <w:b/>
          <w:bCs/>
          <w:sz w:val="28"/>
          <w:szCs w:val="28"/>
        </w:rPr>
        <w:t>Программирование объектов БД</w:t>
      </w:r>
    </w:p>
    <w:p w14:paraId="5AED0F08" w14:textId="49C3B75F" w:rsidR="00E22D19" w:rsidRPr="00B218B8" w:rsidRDefault="00E22D19">
      <w:pPr>
        <w:ind w:firstLine="708"/>
        <w:rPr>
          <w:ins w:id="119" w:author="Dmitriy Kulakov" w:date="2021-06-09T00:58:00Z"/>
          <w:rFonts w:ascii="Times New Roman" w:hAnsi="Times New Roman" w:cs="Times New Roman"/>
          <w:b/>
          <w:bCs/>
          <w:sz w:val="28"/>
          <w:szCs w:val="28"/>
          <w:rPrChange w:id="120" w:author="Dmitriy Kulakov" w:date="2021-06-16T11:26:00Z">
            <w:rPr>
              <w:ins w:id="121" w:author="Dmitriy Kulakov" w:date="2021-06-09T00:58:00Z"/>
              <w:rFonts w:ascii="Times New Roman" w:hAnsi="Times New Roman" w:cs="Times New Roman"/>
              <w:sz w:val="28"/>
              <w:szCs w:val="28"/>
            </w:rPr>
          </w:rPrChange>
        </w:rPr>
        <w:pPrChange w:id="122" w:author="Dmitriy Kulakov" w:date="2021-06-09T00:59:00Z">
          <w:pPr/>
        </w:pPrChange>
      </w:pPr>
      <w:ins w:id="123" w:author="Dmitriy Kulakov" w:date="2021-06-09T00:58:00Z">
        <w:r w:rsidRPr="00B218B8">
          <w:rPr>
            <w:rFonts w:ascii="Times New Roman" w:hAnsi="Times New Roman" w:cs="Times New Roman"/>
            <w:b/>
            <w:bCs/>
            <w:sz w:val="28"/>
            <w:szCs w:val="28"/>
            <w:rPrChange w:id="124" w:author="Dmitriy Kulakov" w:date="2021-06-16T11:2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lastRenderedPageBreak/>
          <w:t>Создание</w:t>
        </w:r>
      </w:ins>
      <w:ins w:id="125" w:author="Dmitriy Kulakov" w:date="2021-06-09T00:57:00Z">
        <w:r w:rsidRPr="00B218B8">
          <w:rPr>
            <w:rFonts w:ascii="Times New Roman" w:hAnsi="Times New Roman" w:cs="Times New Roman"/>
            <w:b/>
            <w:bCs/>
            <w:sz w:val="28"/>
            <w:szCs w:val="28"/>
            <w:rPrChange w:id="126" w:author="Dmitriy Kulakov" w:date="2021-06-16T11:2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 xml:space="preserve"> о</w:t>
        </w:r>
      </w:ins>
      <w:ins w:id="127" w:author="Dmitriy Kulakov" w:date="2021-06-09T00:58:00Z">
        <w:r w:rsidRPr="00B218B8">
          <w:rPr>
            <w:rFonts w:ascii="Times New Roman" w:hAnsi="Times New Roman" w:cs="Times New Roman"/>
            <w:b/>
            <w:bCs/>
            <w:sz w:val="28"/>
            <w:szCs w:val="28"/>
            <w:rPrChange w:id="128" w:author="Dmitriy Kulakov" w:date="2021-06-16T11:26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граничений</w:t>
        </w:r>
      </w:ins>
    </w:p>
    <w:p w14:paraId="745E93E6" w14:textId="1042C59C" w:rsidR="00E22D19" w:rsidRDefault="00E22D19" w:rsidP="00E727DD">
      <w:pPr>
        <w:spacing w:line="360" w:lineRule="auto"/>
        <w:ind w:firstLine="708"/>
        <w:jc w:val="both"/>
        <w:rPr>
          <w:ins w:id="129" w:author="Dmitriy Kulakov" w:date="2021-06-09T01:00:00Z"/>
          <w:rFonts w:ascii="Times New Roman" w:hAnsi="Times New Roman" w:cs="Times New Roman"/>
          <w:sz w:val="28"/>
          <w:szCs w:val="28"/>
        </w:rPr>
      </w:pPr>
      <w:ins w:id="130" w:author="Dmitriy Kulakov" w:date="2021-06-09T00:58:00Z">
        <w:r>
          <w:rPr>
            <w:rFonts w:ascii="Times New Roman" w:hAnsi="Times New Roman" w:cs="Times New Roman"/>
            <w:sz w:val="28"/>
            <w:szCs w:val="28"/>
          </w:rPr>
          <w:t>Ограничения – это специальные объекты в</w:t>
        </w:r>
      </w:ins>
      <w:ins w:id="131" w:author="Dmitriy Kulakov" w:date="2021-06-09T00:59:00Z">
        <w:r>
          <w:rPr>
            <w:rFonts w:ascii="Times New Roman" w:hAnsi="Times New Roman" w:cs="Times New Roman"/>
            <w:sz w:val="28"/>
            <w:szCs w:val="28"/>
          </w:rPr>
          <w:t xml:space="preserve"> СУБД, которые позволяют задать допустимые значения для определенных столбцов с целью обеспечения автоматической безопасности базы данных.</w:t>
        </w:r>
      </w:ins>
    </w:p>
    <w:p w14:paraId="6CA3B149" w14:textId="6F6378DB" w:rsidR="00E22D19" w:rsidRDefault="00E22D19" w:rsidP="00E727DD">
      <w:pPr>
        <w:spacing w:line="360" w:lineRule="auto"/>
        <w:ind w:firstLine="708"/>
        <w:jc w:val="both"/>
        <w:rPr>
          <w:ins w:id="132" w:author="Dmitriy Kulakov" w:date="2021-06-09T01:01:00Z"/>
          <w:rFonts w:ascii="Times New Roman" w:hAnsi="Times New Roman" w:cs="Times New Roman"/>
          <w:sz w:val="28"/>
          <w:szCs w:val="28"/>
        </w:rPr>
      </w:pPr>
      <w:ins w:id="133" w:author="Dmitriy Kulakov" w:date="2021-06-09T01:00:00Z">
        <w:r>
          <w:rPr>
            <w:rFonts w:ascii="Times New Roman" w:hAnsi="Times New Roman" w:cs="Times New Roman"/>
            <w:sz w:val="28"/>
            <w:szCs w:val="28"/>
          </w:rPr>
          <w:t xml:space="preserve">В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Microsoft</w:t>
        </w:r>
        <w:r w:rsidRPr="00E22D19">
          <w:rPr>
            <w:rFonts w:ascii="Times New Roman" w:hAnsi="Times New Roman" w:cs="Times New Roman"/>
            <w:sz w:val="28"/>
            <w:szCs w:val="28"/>
            <w:rPrChange w:id="134" w:author="Dmitriy Kulakov" w:date="2021-06-09T01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SQL</w:t>
        </w:r>
        <w:r w:rsidRPr="00E22D19">
          <w:rPr>
            <w:rFonts w:ascii="Times New Roman" w:hAnsi="Times New Roman" w:cs="Times New Roman"/>
            <w:sz w:val="28"/>
            <w:szCs w:val="28"/>
            <w:rPrChange w:id="135" w:author="Dmitriy Kulakov" w:date="2021-06-09T01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Server</w:t>
        </w:r>
        <w:r w:rsidRPr="00E22D19">
          <w:rPr>
            <w:rFonts w:ascii="Times New Roman" w:hAnsi="Times New Roman" w:cs="Times New Roman"/>
            <w:sz w:val="28"/>
            <w:szCs w:val="28"/>
            <w:rPrChange w:id="136" w:author="Dmitriy Kulakov" w:date="2021-06-09T01:0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реализовано несколько типов огра</w:t>
        </w:r>
      </w:ins>
      <w:ins w:id="137" w:author="Dmitriy Kulakov" w:date="2021-06-09T01:01:00Z">
        <w:r>
          <w:rPr>
            <w:rFonts w:ascii="Times New Roman" w:hAnsi="Times New Roman" w:cs="Times New Roman"/>
            <w:sz w:val="28"/>
            <w:szCs w:val="28"/>
          </w:rPr>
          <w:t>ничений, при этом пользователю доступно создание собственных правил.</w:t>
        </w:r>
      </w:ins>
    </w:p>
    <w:p w14:paraId="56205CDF" w14:textId="2DCFC0E7" w:rsidR="00E22D19" w:rsidRDefault="00E22D19" w:rsidP="00E727DD">
      <w:pPr>
        <w:spacing w:line="360" w:lineRule="auto"/>
        <w:ind w:firstLine="708"/>
        <w:jc w:val="both"/>
        <w:rPr>
          <w:ins w:id="138" w:author="Dmitriy Kulakov" w:date="2021-06-09T01:01:00Z"/>
          <w:rFonts w:ascii="Times New Roman" w:hAnsi="Times New Roman" w:cs="Times New Roman"/>
          <w:sz w:val="28"/>
          <w:szCs w:val="28"/>
        </w:rPr>
      </w:pPr>
      <w:ins w:id="139" w:author="Dmitriy Kulakov" w:date="2021-06-09T01:01:00Z">
        <w:r>
          <w:rPr>
            <w:rFonts w:ascii="Times New Roman" w:hAnsi="Times New Roman" w:cs="Times New Roman"/>
            <w:sz w:val="28"/>
            <w:szCs w:val="28"/>
          </w:rPr>
          <w:t>Основные ограничения:</w:t>
        </w:r>
      </w:ins>
    </w:p>
    <w:p w14:paraId="16281B10" w14:textId="18E6D430" w:rsidR="00E22D19" w:rsidRDefault="00E22D19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40" w:author="Dmitriy Kulakov" w:date="2021-06-09T01:02:00Z"/>
          <w:rFonts w:ascii="Times New Roman" w:hAnsi="Times New Roman" w:cs="Times New Roman"/>
          <w:sz w:val="28"/>
          <w:szCs w:val="28"/>
        </w:rPr>
      </w:pPr>
      <w:ins w:id="141" w:author="Dmitriy Kulakov" w:date="2021-06-09T01:02:00Z">
        <w:r w:rsidRPr="0020222B">
          <w:rPr>
            <w:rFonts w:ascii="Times New Roman" w:hAnsi="Times New Roman" w:cs="Times New Roman"/>
            <w:sz w:val="28"/>
            <w:szCs w:val="28"/>
            <w:rPrChange w:id="142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[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NOT</w:t>
        </w:r>
        <w:r w:rsidRPr="0020222B">
          <w:rPr>
            <w:rFonts w:ascii="Times New Roman" w:hAnsi="Times New Roman" w:cs="Times New Roman"/>
            <w:sz w:val="28"/>
            <w:szCs w:val="28"/>
            <w:rPrChange w:id="143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]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NULL</w:t>
        </w:r>
        <w:r w:rsidRPr="0020222B">
          <w:rPr>
            <w:rFonts w:ascii="Times New Roman" w:hAnsi="Times New Roman" w:cs="Times New Roman"/>
            <w:sz w:val="28"/>
            <w:szCs w:val="28"/>
            <w:rPrChange w:id="144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 xml:space="preserve">запрет или разрешение </w:t>
        </w:r>
        <w:r w:rsidR="0020222B">
          <w:rPr>
            <w:rFonts w:ascii="Times New Roman" w:hAnsi="Times New Roman" w:cs="Times New Roman"/>
            <w:sz w:val="28"/>
            <w:szCs w:val="28"/>
            <w:lang w:val="en-US"/>
          </w:rPr>
          <w:t>NULL</w:t>
        </w:r>
        <w:r w:rsidR="0020222B" w:rsidRPr="0020222B">
          <w:rPr>
            <w:rFonts w:ascii="Times New Roman" w:hAnsi="Times New Roman" w:cs="Times New Roman"/>
            <w:sz w:val="28"/>
            <w:szCs w:val="28"/>
            <w:rPrChange w:id="145" w:author="Dmitriy Kulakov" w:date="2021-06-09T01:02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="0020222B">
          <w:rPr>
            <w:rFonts w:ascii="Times New Roman" w:hAnsi="Times New Roman" w:cs="Times New Roman"/>
            <w:sz w:val="28"/>
            <w:szCs w:val="28"/>
          </w:rPr>
          <w:t>значений в столбце;</w:t>
        </w:r>
      </w:ins>
    </w:p>
    <w:p w14:paraId="6A66E8B0" w14:textId="5E42485D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46" w:author="Dmitriy Kulakov" w:date="2021-06-09T01:03:00Z"/>
          <w:rFonts w:ascii="Times New Roman" w:hAnsi="Times New Roman" w:cs="Times New Roman"/>
          <w:sz w:val="28"/>
          <w:szCs w:val="28"/>
        </w:rPr>
      </w:pPr>
      <w:ins w:id="147" w:author="Dmitriy Kulakov" w:date="2021-06-09T01:03:00Z">
        <w:r>
          <w:rPr>
            <w:rFonts w:ascii="Times New Roman" w:hAnsi="Times New Roman" w:cs="Times New Roman"/>
            <w:sz w:val="28"/>
            <w:szCs w:val="28"/>
            <w:lang w:val="en-US"/>
          </w:rPr>
          <w:t>PRIMARY</w:t>
        </w:r>
        <w:r w:rsidRPr="0020222B">
          <w:rPr>
            <w:rFonts w:ascii="Times New Roman" w:hAnsi="Times New Roman" w:cs="Times New Roman"/>
            <w:sz w:val="28"/>
            <w:szCs w:val="28"/>
            <w:rPrChange w:id="148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KEY</w:t>
        </w:r>
        <w:r w:rsidRPr="0020222B">
          <w:rPr>
            <w:rFonts w:ascii="Times New Roman" w:hAnsi="Times New Roman" w:cs="Times New Roman"/>
            <w:sz w:val="28"/>
            <w:szCs w:val="28"/>
            <w:rPrChange w:id="149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ограничение первичного ключа;</w:t>
        </w:r>
      </w:ins>
    </w:p>
    <w:p w14:paraId="74E6DE17" w14:textId="6E8068CD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50" w:author="Dmitriy Kulakov" w:date="2021-06-09T01:03:00Z"/>
          <w:rFonts w:ascii="Times New Roman" w:hAnsi="Times New Roman" w:cs="Times New Roman"/>
          <w:sz w:val="28"/>
          <w:szCs w:val="28"/>
        </w:rPr>
      </w:pPr>
      <w:ins w:id="151" w:author="Dmitriy Kulakov" w:date="2021-06-09T01:03:00Z">
        <w:r>
          <w:rPr>
            <w:rFonts w:ascii="Times New Roman" w:hAnsi="Times New Roman" w:cs="Times New Roman"/>
            <w:sz w:val="28"/>
            <w:szCs w:val="28"/>
            <w:lang w:val="en-US"/>
          </w:rPr>
          <w:t>FOREIGN</w:t>
        </w:r>
        <w:r w:rsidRPr="0020222B">
          <w:rPr>
            <w:rFonts w:ascii="Times New Roman" w:hAnsi="Times New Roman" w:cs="Times New Roman"/>
            <w:sz w:val="28"/>
            <w:szCs w:val="28"/>
            <w:rPrChange w:id="152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KEY</w:t>
        </w:r>
        <w:r w:rsidRPr="0020222B">
          <w:rPr>
            <w:rFonts w:ascii="Times New Roman" w:hAnsi="Times New Roman" w:cs="Times New Roman"/>
            <w:sz w:val="28"/>
            <w:szCs w:val="28"/>
            <w:rPrChange w:id="153" w:author="Dmitriy Kulakov" w:date="2021-06-09T01:0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ограничение внешнего ключа;</w:t>
        </w:r>
      </w:ins>
    </w:p>
    <w:p w14:paraId="4F416E9E" w14:textId="11A2D42B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54" w:author="Dmitriy Kulakov" w:date="2021-06-09T01:04:00Z"/>
          <w:rFonts w:ascii="Times New Roman" w:hAnsi="Times New Roman" w:cs="Times New Roman"/>
          <w:sz w:val="28"/>
          <w:szCs w:val="28"/>
        </w:rPr>
      </w:pPr>
      <w:ins w:id="155" w:author="Dmitriy Kulakov" w:date="2021-06-09T01:03:00Z">
        <w:r>
          <w:rPr>
            <w:rFonts w:ascii="Times New Roman" w:hAnsi="Times New Roman" w:cs="Times New Roman"/>
            <w:sz w:val="28"/>
            <w:szCs w:val="28"/>
            <w:lang w:val="en-US"/>
          </w:rPr>
          <w:t>UNIQUE</w:t>
        </w:r>
        <w:r w:rsidRPr="0020222B">
          <w:rPr>
            <w:rFonts w:ascii="Times New Roman" w:hAnsi="Times New Roman" w:cs="Times New Roman"/>
            <w:sz w:val="28"/>
            <w:szCs w:val="28"/>
            <w:rPrChange w:id="156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ins w:id="157" w:author="Dmitriy Kulakov" w:date="2021-06-09T01:04:00Z">
        <w:r w:rsidRPr="0020222B">
          <w:rPr>
            <w:rFonts w:ascii="Times New Roman" w:hAnsi="Times New Roman" w:cs="Times New Roman"/>
            <w:sz w:val="28"/>
            <w:szCs w:val="28"/>
            <w:rPrChange w:id="158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–</w:t>
        </w:r>
      </w:ins>
      <w:ins w:id="159" w:author="Dmitriy Kulakov" w:date="2021-06-09T01:03:00Z">
        <w:r w:rsidRPr="0020222B">
          <w:rPr>
            <w:rFonts w:ascii="Times New Roman" w:hAnsi="Times New Roman" w:cs="Times New Roman"/>
            <w:sz w:val="28"/>
            <w:szCs w:val="28"/>
            <w:rPrChange w:id="160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</w:ins>
      <w:ins w:id="161" w:author="Dmitriy Kulakov" w:date="2021-06-09T01:04:00Z">
        <w:r>
          <w:rPr>
            <w:rFonts w:ascii="Times New Roman" w:hAnsi="Times New Roman" w:cs="Times New Roman"/>
            <w:sz w:val="28"/>
            <w:szCs w:val="28"/>
          </w:rPr>
          <w:t>ограничение уникальности значения столбца;</w:t>
        </w:r>
      </w:ins>
    </w:p>
    <w:p w14:paraId="2EB23310" w14:textId="0F19C759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62" w:author="Dmitriy Kulakov" w:date="2021-06-09T01:04:00Z"/>
          <w:rFonts w:ascii="Times New Roman" w:hAnsi="Times New Roman" w:cs="Times New Roman"/>
          <w:sz w:val="28"/>
          <w:szCs w:val="28"/>
        </w:rPr>
      </w:pPr>
      <w:ins w:id="163" w:author="Dmitriy Kulakov" w:date="2021-06-09T01:04:00Z">
        <w:r>
          <w:rPr>
            <w:rFonts w:ascii="Times New Roman" w:hAnsi="Times New Roman" w:cs="Times New Roman"/>
            <w:sz w:val="28"/>
            <w:szCs w:val="28"/>
            <w:lang w:val="en-US"/>
          </w:rPr>
          <w:t>CHECK</w:t>
        </w:r>
        <w:r w:rsidRPr="0020222B">
          <w:rPr>
            <w:rFonts w:ascii="Times New Roman" w:hAnsi="Times New Roman" w:cs="Times New Roman"/>
            <w:sz w:val="28"/>
            <w:szCs w:val="28"/>
            <w:rPrChange w:id="164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проверка значения столбца на соответствие условию;</w:t>
        </w:r>
      </w:ins>
    </w:p>
    <w:p w14:paraId="7632AF99" w14:textId="6F38A132" w:rsidR="0020222B" w:rsidRDefault="0020222B" w:rsidP="00E727DD">
      <w:pPr>
        <w:pStyle w:val="a3"/>
        <w:numPr>
          <w:ilvl w:val="0"/>
          <w:numId w:val="28"/>
        </w:numPr>
        <w:spacing w:line="360" w:lineRule="auto"/>
        <w:jc w:val="both"/>
        <w:rPr>
          <w:ins w:id="165" w:author="Dmitriy Kulakov" w:date="2021-06-09T01:05:00Z"/>
          <w:rFonts w:ascii="Times New Roman" w:hAnsi="Times New Roman" w:cs="Times New Roman"/>
          <w:sz w:val="28"/>
          <w:szCs w:val="28"/>
        </w:rPr>
      </w:pPr>
      <w:ins w:id="166" w:author="Dmitriy Kulakov" w:date="2021-06-09T01:04:00Z">
        <w:r>
          <w:rPr>
            <w:rFonts w:ascii="Times New Roman" w:hAnsi="Times New Roman" w:cs="Times New Roman"/>
            <w:sz w:val="28"/>
            <w:szCs w:val="28"/>
            <w:lang w:val="en-US"/>
          </w:rPr>
          <w:t>DEFAULT</w:t>
        </w:r>
        <w:r w:rsidRPr="0020222B">
          <w:rPr>
            <w:rFonts w:ascii="Times New Roman" w:hAnsi="Times New Roman" w:cs="Times New Roman"/>
            <w:sz w:val="28"/>
            <w:szCs w:val="28"/>
            <w:rPrChange w:id="167" w:author="Dmitriy Kulakov" w:date="2021-06-09T0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– </w:t>
        </w:r>
        <w:r>
          <w:rPr>
            <w:rFonts w:ascii="Times New Roman" w:hAnsi="Times New Roman" w:cs="Times New Roman"/>
            <w:sz w:val="28"/>
            <w:szCs w:val="28"/>
          </w:rPr>
          <w:t>задание стандартного значения для столбца</w:t>
        </w:r>
      </w:ins>
      <w:ins w:id="168" w:author="Dmitriy Kulakov" w:date="2021-06-09T01:05:00Z">
        <w:r>
          <w:rPr>
            <w:rFonts w:ascii="Times New Roman" w:hAnsi="Times New Roman" w:cs="Times New Roman"/>
            <w:sz w:val="28"/>
            <w:szCs w:val="28"/>
          </w:rPr>
          <w:t>;</w:t>
        </w:r>
      </w:ins>
    </w:p>
    <w:p w14:paraId="0072E816" w14:textId="61799893" w:rsidR="0020222B" w:rsidRDefault="0020222B" w:rsidP="00E727DD">
      <w:pPr>
        <w:spacing w:line="360" w:lineRule="auto"/>
        <w:ind w:left="360" w:firstLine="348"/>
        <w:jc w:val="both"/>
        <w:rPr>
          <w:ins w:id="169" w:author="Dmitriy Kulakov" w:date="2021-06-26T01:45:00Z"/>
          <w:rFonts w:ascii="Times New Roman" w:hAnsi="Times New Roman" w:cs="Times New Roman"/>
          <w:sz w:val="28"/>
          <w:szCs w:val="28"/>
        </w:rPr>
      </w:pPr>
      <w:ins w:id="170" w:author="Dmitriy Kulakov" w:date="2021-06-09T01:05:00Z">
        <w:r>
          <w:rPr>
            <w:rFonts w:ascii="Times New Roman" w:hAnsi="Times New Roman" w:cs="Times New Roman"/>
            <w:sz w:val="28"/>
            <w:szCs w:val="28"/>
          </w:rPr>
          <w:t xml:space="preserve">Задание пользовательских правил производится посредством команды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71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CREATE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72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73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RULE</w:t>
        </w:r>
      </w:ins>
      <w:ins w:id="174" w:author="Dmitriy Kulakov" w:date="2021-06-09T01:06:00Z"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75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«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name</w:t>
        </w:r>
        <w:r>
          <w:rPr>
            <w:rFonts w:ascii="Times New Roman" w:hAnsi="Times New Roman" w:cs="Times New Roman"/>
            <w:sz w:val="28"/>
            <w:szCs w:val="28"/>
          </w:rPr>
          <w:t>»</w:t>
        </w:r>
        <w:r w:rsidRPr="0020222B">
          <w:rPr>
            <w:rFonts w:ascii="Times New Roman" w:hAnsi="Times New Roman" w:cs="Times New Roman"/>
            <w:sz w:val="28"/>
            <w:szCs w:val="28"/>
            <w:rPrChange w:id="176" w:author="Dmitriy Kulakov" w:date="2021-06-09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77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AS</w:t>
        </w:r>
        <w:r w:rsidRPr="0020222B">
          <w:rPr>
            <w:rFonts w:ascii="Times New Roman" w:hAnsi="Times New Roman" w:cs="Times New Roman"/>
            <w:sz w:val="28"/>
            <w:szCs w:val="28"/>
            <w:rPrChange w:id="178" w:author="Dmitriy Kulakov" w:date="2021-06-09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(</w:t>
        </w:r>
        <w:r>
          <w:rPr>
            <w:rFonts w:ascii="Times New Roman" w:hAnsi="Times New Roman" w:cs="Times New Roman"/>
            <w:sz w:val="28"/>
            <w:szCs w:val="28"/>
          </w:rPr>
          <w:t>«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condition</w:t>
        </w:r>
        <w:r>
          <w:rPr>
            <w:rFonts w:ascii="Times New Roman" w:hAnsi="Times New Roman" w:cs="Times New Roman"/>
            <w:sz w:val="28"/>
            <w:szCs w:val="28"/>
          </w:rPr>
          <w:t>»</w:t>
        </w:r>
        <w:r w:rsidRPr="0020222B">
          <w:rPr>
            <w:rFonts w:ascii="Times New Roman" w:hAnsi="Times New Roman" w:cs="Times New Roman"/>
            <w:sz w:val="28"/>
            <w:szCs w:val="28"/>
            <w:rPrChange w:id="179" w:author="Dmitriy Kulakov" w:date="2021-06-09T01:0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)</w:t>
        </w:r>
      </w:ins>
      <w:ins w:id="180" w:author="Dmitriy Kulakov" w:date="2021-06-09T01:07:00Z">
        <w:r w:rsidRPr="0020222B">
          <w:rPr>
            <w:rFonts w:ascii="Times New Roman" w:hAnsi="Times New Roman" w:cs="Times New Roman"/>
            <w:sz w:val="28"/>
            <w:szCs w:val="28"/>
            <w:rPrChange w:id="181" w:author="Dmitriy Kulakov" w:date="2021-06-09T01:0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. </w:t>
        </w:r>
        <w:r>
          <w:rPr>
            <w:rFonts w:ascii="Times New Roman" w:hAnsi="Times New Roman" w:cs="Times New Roman"/>
            <w:sz w:val="28"/>
            <w:szCs w:val="28"/>
          </w:rPr>
          <w:t>Чтобы привязать правило к сто</w:t>
        </w:r>
      </w:ins>
      <w:ins w:id="182" w:author="Dmitriy Kulakov" w:date="2021-06-09T01:08:00Z">
        <w:r>
          <w:rPr>
            <w:rFonts w:ascii="Times New Roman" w:hAnsi="Times New Roman" w:cs="Times New Roman"/>
            <w:sz w:val="28"/>
            <w:szCs w:val="28"/>
          </w:rPr>
          <w:t xml:space="preserve">лбцу таблицы нужно исполнить процедуру 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83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sp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84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_</w:t>
        </w:r>
        <w:r w:rsidRPr="0020222B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85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bind</w:t>
        </w:r>
      </w:ins>
      <w:ins w:id="186" w:author="Dmitriy Kulakov" w:date="2021-06-26T01:45:00Z">
        <w:r w:rsidR="005B3F89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</w:rPr>
          <w:t>rule</w:t>
        </w:r>
      </w:ins>
      <w:ins w:id="187" w:author="Dmitriy Kulakov" w:date="2021-06-09T01:08:00Z">
        <w:r w:rsidRPr="0020222B">
          <w:rPr>
            <w:rFonts w:ascii="Times New Roman" w:hAnsi="Times New Roman" w:cs="Times New Roman"/>
            <w:sz w:val="28"/>
            <w:szCs w:val="28"/>
            <w:rPrChange w:id="188" w:author="Dmitriy Kulakov" w:date="2021-06-09T01:08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</w:ins>
      <w:ins w:id="189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</w:p>
    <w:p w14:paraId="10DF295B" w14:textId="5E1ECB18" w:rsidR="005B3F89" w:rsidRPr="002B12FA" w:rsidRDefault="005B3F89" w:rsidP="00E727DD">
      <w:pPr>
        <w:spacing w:line="360" w:lineRule="auto"/>
        <w:ind w:left="360" w:firstLine="348"/>
        <w:jc w:val="both"/>
        <w:rPr>
          <w:ins w:id="190" w:author="Dmitriy Kulakov" w:date="2021-06-09T01:09:00Z"/>
          <w:rFonts w:ascii="Times New Roman" w:hAnsi="Times New Roman" w:cs="Times New Roman"/>
          <w:sz w:val="28"/>
          <w:szCs w:val="28"/>
        </w:rPr>
      </w:pPr>
      <w:ins w:id="191" w:author="Dmitriy Kulakov" w:date="2021-06-26T01:45:00Z">
        <w:r>
          <w:rPr>
            <w:rFonts w:ascii="Times New Roman" w:hAnsi="Times New Roman" w:cs="Times New Roman"/>
            <w:sz w:val="28"/>
            <w:szCs w:val="28"/>
          </w:rPr>
          <w:t>Чтобы создать пользовательские умолчания, необходимо испол</w:t>
        </w:r>
      </w:ins>
      <w:ins w:id="192" w:author="Dmitriy Kulakov" w:date="2021-06-26T01:46:00Z">
        <w:r>
          <w:rPr>
            <w:rFonts w:ascii="Times New Roman" w:hAnsi="Times New Roman" w:cs="Times New Roman"/>
            <w:sz w:val="28"/>
            <w:szCs w:val="28"/>
          </w:rPr>
          <w:t xml:space="preserve">ьзовать команду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93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CREATE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94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95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DEFAULT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96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 xml:space="preserve">«»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197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AS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198" w:author="Dmitriy Kulakov" w:date="2021-06-26T01:47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5B3F89">
          <w:rPr>
            <w:rFonts w:ascii="Times New Roman" w:hAnsi="Times New Roman" w:cs="Times New Roman"/>
            <w:sz w:val="28"/>
            <w:szCs w:val="28"/>
            <w:rPrChange w:id="199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(</w:t>
        </w:r>
        <w:r>
          <w:rPr>
            <w:rFonts w:ascii="Times New Roman" w:hAnsi="Times New Roman" w:cs="Times New Roman"/>
            <w:sz w:val="28"/>
            <w:szCs w:val="28"/>
          </w:rPr>
          <w:t>«»</w:t>
        </w:r>
        <w:r w:rsidRPr="005B3F89">
          <w:rPr>
            <w:rFonts w:ascii="Times New Roman" w:hAnsi="Times New Roman" w:cs="Times New Roman"/>
            <w:sz w:val="28"/>
            <w:szCs w:val="28"/>
            <w:rPrChange w:id="200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). </w:t>
        </w:r>
        <w:r>
          <w:rPr>
            <w:rFonts w:ascii="Times New Roman" w:hAnsi="Times New Roman" w:cs="Times New Roman"/>
            <w:sz w:val="28"/>
            <w:szCs w:val="28"/>
          </w:rPr>
          <w:t xml:space="preserve">Для привязки – </w:t>
        </w:r>
        <w:r w:rsidRPr="005B3F89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01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sp</w:t>
        </w:r>
        <w:r w:rsidRPr="002B12FA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02" w:author="Dmitriy Kulakov" w:date="2021-06-26T1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_</w:t>
        </w:r>
        <w:r w:rsidRPr="005B3F89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03" w:author="Dmitriy Kulakov" w:date="2021-06-26T01:46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bindefault</w:t>
        </w:r>
        <w:r w:rsidRPr="002B12FA">
          <w:rPr>
            <w:rFonts w:ascii="Times New Roman" w:hAnsi="Times New Roman" w:cs="Times New Roman"/>
            <w:sz w:val="28"/>
            <w:szCs w:val="28"/>
            <w:rPrChange w:id="204" w:author="Dmitriy Kulakov" w:date="2021-06-26T11:04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.</w:t>
        </w:r>
      </w:ins>
    </w:p>
    <w:p w14:paraId="270C0794" w14:textId="533E4299" w:rsidR="0020222B" w:rsidRDefault="0020222B" w:rsidP="00E727DD">
      <w:pPr>
        <w:spacing w:line="360" w:lineRule="auto"/>
        <w:ind w:left="360" w:firstLine="348"/>
        <w:jc w:val="both"/>
        <w:rPr>
          <w:ins w:id="205" w:author="Dmitriy Kulakov" w:date="2021-06-09T01:09:00Z"/>
          <w:rFonts w:ascii="Times New Roman" w:hAnsi="Times New Roman" w:cs="Times New Roman"/>
          <w:sz w:val="28"/>
          <w:szCs w:val="28"/>
        </w:rPr>
      </w:pPr>
      <w:ins w:id="206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 xml:space="preserve">Данная </w:t>
        </w:r>
      </w:ins>
      <w:ins w:id="207" w:author="Dmitriy Kulakov" w:date="2021-06-09T01:08:00Z">
        <w:r>
          <w:rPr>
            <w:rFonts w:ascii="Times New Roman" w:hAnsi="Times New Roman" w:cs="Times New Roman"/>
            <w:sz w:val="28"/>
            <w:szCs w:val="28"/>
          </w:rPr>
          <w:t xml:space="preserve">комбинация </w:t>
        </w:r>
      </w:ins>
      <w:ins w:id="208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>команд будет использована для задания ограничени</w:t>
        </w:r>
      </w:ins>
      <w:ins w:id="209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>й</w:t>
        </w:r>
      </w:ins>
      <w:ins w:id="210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 xml:space="preserve"> </w:t>
        </w:r>
      </w:ins>
      <w:ins w:id="211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 xml:space="preserve">в </w:t>
        </w:r>
      </w:ins>
      <w:ins w:id="212" w:author="Dmitriy Kulakov" w:date="2021-06-09T01:07:00Z">
        <w:r>
          <w:rPr>
            <w:rFonts w:ascii="Times New Roman" w:hAnsi="Times New Roman" w:cs="Times New Roman"/>
            <w:sz w:val="28"/>
            <w:szCs w:val="28"/>
          </w:rPr>
          <w:t>некото</w:t>
        </w:r>
      </w:ins>
      <w:ins w:id="213" w:author="Dmitriy Kulakov" w:date="2021-06-09T01:09:00Z">
        <w:r>
          <w:rPr>
            <w:rFonts w:ascii="Times New Roman" w:hAnsi="Times New Roman" w:cs="Times New Roman"/>
            <w:sz w:val="28"/>
            <w:szCs w:val="28"/>
          </w:rPr>
          <w:t>рых таблицах.</w:t>
        </w:r>
      </w:ins>
    </w:p>
    <w:p w14:paraId="08C3F600" w14:textId="446D4A32" w:rsidR="00FB53A3" w:rsidRPr="00F06D4C" w:rsidRDefault="00FB53A3">
      <w:pPr>
        <w:jc w:val="both"/>
        <w:rPr>
          <w:ins w:id="214" w:author="Dmitriy Kulakov" w:date="2021-06-09T01:07:00Z"/>
          <w:rFonts w:ascii="Times New Roman" w:hAnsi="Times New Roman" w:cs="Times New Roman"/>
          <w:b/>
          <w:bCs/>
          <w:sz w:val="28"/>
          <w:szCs w:val="28"/>
          <w:rPrChange w:id="215" w:author="Dmitriy Kulakov" w:date="2021-06-26T01:35:00Z">
            <w:rPr>
              <w:ins w:id="216" w:author="Dmitriy Kulakov" w:date="2021-06-09T01:07:00Z"/>
              <w:rFonts w:ascii="Times New Roman" w:hAnsi="Times New Roman" w:cs="Times New Roman"/>
              <w:sz w:val="28"/>
              <w:szCs w:val="28"/>
            </w:rPr>
          </w:rPrChange>
        </w:rPr>
        <w:pPrChange w:id="217" w:author="Dmitriy Kulakov" w:date="2021-06-16T11:40:00Z">
          <w:pPr>
            <w:ind w:left="360" w:firstLine="348"/>
            <w:jc w:val="both"/>
          </w:pPr>
        </w:pPrChange>
      </w:pPr>
      <w:ins w:id="218" w:author="Dmitriy Kulakov" w:date="2021-06-16T11:40:00Z">
        <w:r w:rsidRPr="00F06D4C">
          <w:rPr>
            <w:rFonts w:ascii="Times New Roman" w:hAnsi="Times New Roman" w:cs="Times New Roman"/>
            <w:sz w:val="28"/>
            <w:szCs w:val="28"/>
            <w:rPrChange w:id="219" w:author="Dmitriy Kulakov" w:date="2021-06-26T01:33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ab/>
        </w:r>
        <w:r w:rsidRPr="00F06D4C">
          <w:rPr>
            <w:rFonts w:ascii="Times New Roman" w:hAnsi="Times New Roman" w:cs="Times New Roman"/>
            <w:b/>
            <w:bCs/>
            <w:sz w:val="28"/>
            <w:szCs w:val="28"/>
            <w:rPrChange w:id="220" w:author="Dmitriy Kulakov" w:date="2021-06-26T01:3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Ограничения, реализованные в базе данных</w:t>
        </w:r>
      </w:ins>
      <w:ins w:id="221" w:author="Dmitriy Kulakov" w:date="2021-06-16T11:47:00Z">
        <w:r w:rsidR="0028630A" w:rsidRPr="00F06D4C">
          <w:rPr>
            <w:rFonts w:ascii="Times New Roman" w:hAnsi="Times New Roman" w:cs="Times New Roman"/>
            <w:b/>
            <w:bCs/>
            <w:sz w:val="28"/>
            <w:szCs w:val="28"/>
            <w:rPrChange w:id="222" w:author="Dmitriy Kulakov" w:date="2021-06-26T01:35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:</w:t>
        </w:r>
      </w:ins>
    </w:p>
    <w:p w14:paraId="4F73AC7C" w14:textId="3BED23F8" w:rsidR="00F06D4C" w:rsidRDefault="00F06D4C" w:rsidP="00F06D4C">
      <w:pPr>
        <w:pStyle w:val="a3"/>
        <w:numPr>
          <w:ilvl w:val="0"/>
          <w:numId w:val="29"/>
        </w:numPr>
        <w:jc w:val="both"/>
        <w:rPr>
          <w:ins w:id="223" w:author="Dmitriy Kulakov" w:date="2021-06-26T01:38:00Z"/>
          <w:rFonts w:ascii="Times New Roman" w:hAnsi="Times New Roman" w:cs="Times New Roman"/>
          <w:sz w:val="28"/>
          <w:szCs w:val="28"/>
        </w:rPr>
      </w:pPr>
      <w:ins w:id="224" w:author="Dmitriy Kulakov" w:date="2021-06-26T01:35:00Z">
        <w:r w:rsidRPr="00F06D4C">
          <w:rPr>
            <w:rFonts w:ascii="Times New Roman" w:hAnsi="Times New Roman" w:cs="Times New Roman"/>
            <w:sz w:val="28"/>
            <w:szCs w:val="28"/>
            <w:rPrChange w:id="225" w:author="Dmitriy Kulakov" w:date="2021-06-26T01:35:00Z">
              <w:rPr/>
            </w:rPrChange>
          </w:rPr>
          <w:t>Правило, ограничивающее рейтинг фильма:</w:t>
        </w:r>
      </w:ins>
    </w:p>
    <w:p w14:paraId="1389BB76" w14:textId="4C880195" w:rsidR="005B3F89" w:rsidRDefault="005B3F89">
      <w:pPr>
        <w:ind w:firstLine="360"/>
        <w:rPr>
          <w:rFonts w:ascii="Times New Roman" w:hAnsi="Times New Roman" w:cs="Times New Roman"/>
          <w:sz w:val="28"/>
          <w:szCs w:val="28"/>
        </w:rPr>
      </w:pPr>
      <w:ins w:id="226" w:author="Dmitriy Kulakov" w:date="2021-06-26T01:38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5EA66051" wp14:editId="2FC9F34C">
              <wp:extent cx="3715268" cy="600159"/>
              <wp:effectExtent l="0" t="0" r="0" b="9525"/>
              <wp:docPr id="22" name="Рисунок 2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715268" cy="6001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B19DC7" w14:textId="77777777" w:rsidR="00E727DD" w:rsidRPr="005B3F89" w:rsidRDefault="00E727DD" w:rsidP="00E727DD">
      <w:pPr>
        <w:ind w:firstLine="360"/>
        <w:rPr>
          <w:ins w:id="227" w:author="Dmitriy Kulakov" w:date="2021-06-26T01:35:00Z"/>
          <w:rFonts w:ascii="Times New Roman" w:hAnsi="Times New Roman" w:cs="Times New Roman"/>
          <w:sz w:val="28"/>
          <w:szCs w:val="28"/>
          <w:rPrChange w:id="228" w:author="Dmitriy Kulakov" w:date="2021-06-26T01:38:00Z">
            <w:rPr>
              <w:ins w:id="229" w:author="Dmitriy Kulakov" w:date="2021-06-26T01:35:00Z"/>
            </w:rPr>
          </w:rPrChange>
        </w:rPr>
      </w:pPr>
    </w:p>
    <w:p w14:paraId="1D223F48" w14:textId="7187655A" w:rsidR="00F06D4C" w:rsidRDefault="00F06D4C" w:rsidP="00F06D4C">
      <w:pPr>
        <w:pStyle w:val="a3"/>
        <w:numPr>
          <w:ilvl w:val="0"/>
          <w:numId w:val="29"/>
        </w:numPr>
        <w:jc w:val="both"/>
        <w:rPr>
          <w:ins w:id="230" w:author="Dmitriy Kulakov" w:date="2021-06-26T01:38:00Z"/>
          <w:rFonts w:ascii="Times New Roman" w:hAnsi="Times New Roman" w:cs="Times New Roman"/>
          <w:sz w:val="28"/>
          <w:szCs w:val="28"/>
        </w:rPr>
      </w:pPr>
      <w:ins w:id="231" w:author="Dmitriy Kulakov" w:date="2021-06-26T01:35:00Z">
        <w:r>
          <w:rPr>
            <w:rFonts w:ascii="Times New Roman" w:hAnsi="Times New Roman" w:cs="Times New Roman"/>
            <w:sz w:val="28"/>
            <w:szCs w:val="28"/>
          </w:rPr>
          <w:t xml:space="preserve">Правило, </w:t>
        </w:r>
      </w:ins>
      <w:ins w:id="232" w:author="Dmitriy Kulakov" w:date="2021-06-26T01:36:00Z">
        <w:r>
          <w:rPr>
            <w:rFonts w:ascii="Times New Roman" w:hAnsi="Times New Roman" w:cs="Times New Roman"/>
            <w:sz w:val="28"/>
            <w:szCs w:val="28"/>
          </w:rPr>
          <w:t>ограничивающее минимальную стоимость рекламы:</w:t>
        </w:r>
      </w:ins>
    </w:p>
    <w:p w14:paraId="7248171E" w14:textId="50BE1E51" w:rsidR="005B3F89" w:rsidRPr="005B3F89" w:rsidRDefault="005B3F89">
      <w:pPr>
        <w:ind w:firstLine="360"/>
        <w:rPr>
          <w:ins w:id="233" w:author="Dmitriy Kulakov" w:date="2021-06-26T01:36:00Z"/>
          <w:rFonts w:ascii="Times New Roman" w:hAnsi="Times New Roman" w:cs="Times New Roman"/>
          <w:sz w:val="28"/>
          <w:szCs w:val="28"/>
          <w:rPrChange w:id="234" w:author="Dmitriy Kulakov" w:date="2021-06-26T01:38:00Z">
            <w:rPr>
              <w:ins w:id="235" w:author="Dmitriy Kulakov" w:date="2021-06-26T01:36:00Z"/>
            </w:rPr>
          </w:rPrChange>
        </w:rPr>
        <w:pPrChange w:id="236" w:author="Dmitriy Kulakov" w:date="2021-06-26T01:39:00Z">
          <w:pPr>
            <w:pStyle w:val="a3"/>
            <w:numPr>
              <w:numId w:val="29"/>
            </w:numPr>
            <w:ind w:hanging="360"/>
            <w:jc w:val="both"/>
          </w:pPr>
        </w:pPrChange>
      </w:pPr>
      <w:ins w:id="237" w:author="Dmitriy Kulakov" w:date="2021-06-26T01:38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289DDB53" wp14:editId="4AF3C715">
              <wp:extent cx="4315427" cy="628738"/>
              <wp:effectExtent l="0" t="0" r="0" b="0"/>
              <wp:docPr id="28" name="Рисунок 2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15427" cy="62873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BAF915D" w14:textId="13D6A49D" w:rsidR="00F06D4C" w:rsidRDefault="00F06D4C" w:rsidP="00F06D4C">
      <w:pPr>
        <w:pStyle w:val="a3"/>
        <w:numPr>
          <w:ilvl w:val="0"/>
          <w:numId w:val="29"/>
        </w:numPr>
        <w:jc w:val="both"/>
        <w:rPr>
          <w:ins w:id="238" w:author="Dmitriy Kulakov" w:date="2021-06-26T01:38:00Z"/>
          <w:rFonts w:ascii="Times New Roman" w:hAnsi="Times New Roman" w:cs="Times New Roman"/>
          <w:sz w:val="28"/>
          <w:szCs w:val="28"/>
        </w:rPr>
      </w:pPr>
      <w:ins w:id="239" w:author="Dmitriy Kulakov" w:date="2021-06-26T01:36:00Z">
        <w:r>
          <w:rPr>
            <w:rFonts w:ascii="Times New Roman" w:hAnsi="Times New Roman" w:cs="Times New Roman"/>
            <w:sz w:val="28"/>
            <w:szCs w:val="28"/>
          </w:rPr>
          <w:t xml:space="preserve">Правило, ограничивающее номер </w:t>
        </w:r>
        <w:r w:rsidR="005B3F89">
          <w:rPr>
            <w:rFonts w:ascii="Times New Roman" w:hAnsi="Times New Roman" w:cs="Times New Roman"/>
            <w:sz w:val="28"/>
            <w:szCs w:val="28"/>
          </w:rPr>
          <w:t>ряда в кинозале</w:t>
        </w:r>
      </w:ins>
      <w:r w:rsidR="000B3693">
        <w:rPr>
          <w:rFonts w:ascii="Times New Roman" w:hAnsi="Times New Roman" w:cs="Times New Roman"/>
          <w:sz w:val="28"/>
          <w:szCs w:val="28"/>
        </w:rPr>
        <w:t xml:space="preserve"> для билета</w:t>
      </w:r>
      <w:ins w:id="240" w:author="Dmitriy Kulakov" w:date="2021-06-26T01:36:00Z">
        <w:r w:rsidR="005B3F89">
          <w:rPr>
            <w:rFonts w:ascii="Times New Roman" w:hAnsi="Times New Roman" w:cs="Times New Roman"/>
            <w:sz w:val="28"/>
            <w:szCs w:val="28"/>
          </w:rPr>
          <w:t>:</w:t>
        </w:r>
      </w:ins>
    </w:p>
    <w:p w14:paraId="1E429670" w14:textId="0CD39E07" w:rsidR="005B3F89" w:rsidRDefault="005B3F89" w:rsidP="005B3F89">
      <w:pPr>
        <w:ind w:firstLine="360"/>
        <w:rPr>
          <w:ins w:id="241" w:author="Dmitriy Kulakov" w:date="2021-06-26T01:39:00Z"/>
          <w:rFonts w:ascii="Times New Roman" w:hAnsi="Times New Roman" w:cs="Times New Roman"/>
          <w:sz w:val="28"/>
          <w:szCs w:val="28"/>
        </w:rPr>
      </w:pPr>
      <w:ins w:id="242" w:author="Dmitriy Kulakov" w:date="2021-06-26T01:38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397DC75" wp14:editId="53F167E5">
              <wp:extent cx="3400900" cy="619211"/>
              <wp:effectExtent l="0" t="0" r="9525" b="9525"/>
              <wp:docPr id="35" name="Рисунок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0900" cy="61921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083DCC" w14:textId="6233B65C" w:rsidR="005B3F89" w:rsidRDefault="005B3F89" w:rsidP="005B3F89">
      <w:pPr>
        <w:pStyle w:val="a3"/>
        <w:numPr>
          <w:ilvl w:val="0"/>
          <w:numId w:val="29"/>
        </w:numPr>
        <w:rPr>
          <w:ins w:id="243" w:author="Dmitriy Kulakov" w:date="2021-06-26T01:43:00Z"/>
          <w:rFonts w:ascii="Times New Roman" w:hAnsi="Times New Roman" w:cs="Times New Roman"/>
          <w:sz w:val="28"/>
          <w:szCs w:val="28"/>
        </w:rPr>
      </w:pPr>
      <w:ins w:id="244" w:author="Dmitriy Kulakov" w:date="2021-06-26T01:40:00Z">
        <w:r>
          <w:rPr>
            <w:rFonts w:ascii="Times New Roman" w:hAnsi="Times New Roman" w:cs="Times New Roman"/>
            <w:sz w:val="28"/>
            <w:szCs w:val="28"/>
          </w:rPr>
          <w:t>Умолчание, задающее опыт сотрудника:</w:t>
        </w:r>
      </w:ins>
    </w:p>
    <w:p w14:paraId="74E7DABC" w14:textId="34D8DACA" w:rsidR="005B3F89" w:rsidRPr="005B3F89" w:rsidRDefault="005B3F89">
      <w:pPr>
        <w:ind w:firstLine="360"/>
        <w:rPr>
          <w:ins w:id="245" w:author="Dmitriy Kulakov" w:date="2021-06-26T01:40:00Z"/>
          <w:rFonts w:ascii="Times New Roman" w:hAnsi="Times New Roman" w:cs="Times New Roman"/>
          <w:sz w:val="28"/>
          <w:szCs w:val="28"/>
          <w:rPrChange w:id="246" w:author="Dmitriy Kulakov" w:date="2021-06-26T01:43:00Z">
            <w:rPr>
              <w:ins w:id="247" w:author="Dmitriy Kulakov" w:date="2021-06-26T01:40:00Z"/>
            </w:rPr>
          </w:rPrChange>
        </w:rPr>
        <w:pPrChange w:id="248" w:author="Dmitriy Kulakov" w:date="2021-06-26T01:43:00Z">
          <w:pPr>
            <w:pStyle w:val="a3"/>
            <w:numPr>
              <w:numId w:val="29"/>
            </w:numPr>
            <w:ind w:hanging="360"/>
          </w:pPr>
        </w:pPrChange>
      </w:pPr>
      <w:ins w:id="249" w:author="Dmitriy Kulakov" w:date="2021-06-26T01:43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E4E4621" wp14:editId="1BE55C86">
              <wp:extent cx="4353533" cy="600159"/>
              <wp:effectExtent l="0" t="0" r="0" b="9525"/>
              <wp:docPr id="36" name="Рисунок 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353533" cy="60015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D7C0C65" w14:textId="491B2FF6" w:rsidR="005B3F89" w:rsidRDefault="005B3F89" w:rsidP="005B3F89">
      <w:pPr>
        <w:pStyle w:val="a3"/>
        <w:numPr>
          <w:ilvl w:val="0"/>
          <w:numId w:val="29"/>
        </w:numPr>
        <w:rPr>
          <w:ins w:id="250" w:author="Dmitriy Kulakov" w:date="2021-06-26T01:43:00Z"/>
          <w:rFonts w:ascii="Times New Roman" w:hAnsi="Times New Roman" w:cs="Times New Roman"/>
          <w:sz w:val="28"/>
          <w:szCs w:val="28"/>
        </w:rPr>
      </w:pPr>
      <w:ins w:id="251" w:author="Dmitriy Kulakov" w:date="2021-06-26T01:40:00Z">
        <w:r>
          <w:rPr>
            <w:rFonts w:ascii="Times New Roman" w:hAnsi="Times New Roman" w:cs="Times New Roman"/>
            <w:sz w:val="28"/>
            <w:szCs w:val="28"/>
          </w:rPr>
          <w:t>Умолчание, задающее стандартное время смены персонала:</w:t>
        </w:r>
      </w:ins>
    </w:p>
    <w:p w14:paraId="330BBB72" w14:textId="5A37B485" w:rsidR="005B3F89" w:rsidRPr="005B3F89" w:rsidRDefault="005B3F89">
      <w:pPr>
        <w:ind w:left="360"/>
        <w:rPr>
          <w:ins w:id="252" w:author="Dmitriy Kulakov" w:date="2021-06-26T01:40:00Z"/>
          <w:rFonts w:ascii="Times New Roman" w:hAnsi="Times New Roman" w:cs="Times New Roman"/>
          <w:sz w:val="28"/>
          <w:szCs w:val="28"/>
          <w:rPrChange w:id="253" w:author="Dmitriy Kulakov" w:date="2021-06-26T01:43:00Z">
            <w:rPr>
              <w:ins w:id="254" w:author="Dmitriy Kulakov" w:date="2021-06-26T01:40:00Z"/>
            </w:rPr>
          </w:rPrChange>
        </w:rPr>
        <w:pPrChange w:id="255" w:author="Dmitriy Kulakov" w:date="2021-06-26T01:43:00Z">
          <w:pPr>
            <w:pStyle w:val="a3"/>
            <w:numPr>
              <w:numId w:val="29"/>
            </w:numPr>
            <w:ind w:hanging="360"/>
          </w:pPr>
        </w:pPrChange>
      </w:pPr>
      <w:ins w:id="256" w:author="Dmitriy Kulakov" w:date="2021-06-26T01:44:00Z">
        <w:r>
          <w:rPr>
            <w:noProof/>
          </w:rPr>
          <w:drawing>
            <wp:inline distT="0" distB="0" distL="0" distR="0" wp14:anchorId="26153227" wp14:editId="1631C1DC">
              <wp:extent cx="4857143" cy="780952"/>
              <wp:effectExtent l="0" t="0" r="635" b="635"/>
              <wp:docPr id="38" name="Рисунок 3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57143" cy="780952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D5C8473" w14:textId="7AA15CF7" w:rsidR="005B3F89" w:rsidRDefault="005B3F89" w:rsidP="005B3F89">
      <w:pPr>
        <w:pStyle w:val="a3"/>
        <w:numPr>
          <w:ilvl w:val="0"/>
          <w:numId w:val="29"/>
        </w:numPr>
        <w:rPr>
          <w:ins w:id="257" w:author="Dmitriy Kulakov" w:date="2021-06-26T01:44:00Z"/>
          <w:rFonts w:ascii="Times New Roman" w:hAnsi="Times New Roman" w:cs="Times New Roman"/>
          <w:sz w:val="28"/>
          <w:szCs w:val="28"/>
        </w:rPr>
      </w:pPr>
      <w:ins w:id="258" w:author="Dmitriy Kulakov" w:date="2021-06-26T01:42:00Z">
        <w:r>
          <w:rPr>
            <w:rFonts w:ascii="Times New Roman" w:hAnsi="Times New Roman" w:cs="Times New Roman"/>
            <w:sz w:val="28"/>
            <w:szCs w:val="28"/>
          </w:rPr>
          <w:t xml:space="preserve">Умолчание, задающее путь к </w:t>
        </w:r>
      </w:ins>
      <w:r w:rsidR="008B7D72">
        <w:rPr>
          <w:rFonts w:ascii="Times New Roman" w:hAnsi="Times New Roman" w:cs="Times New Roman"/>
          <w:sz w:val="28"/>
          <w:szCs w:val="28"/>
        </w:rPr>
        <w:t xml:space="preserve">стандартному </w:t>
      </w:r>
      <w:ins w:id="259" w:author="Dmitriy Kulakov" w:date="2021-06-26T01:42:00Z">
        <w:r>
          <w:rPr>
            <w:rFonts w:ascii="Times New Roman" w:hAnsi="Times New Roman" w:cs="Times New Roman"/>
            <w:sz w:val="28"/>
            <w:szCs w:val="28"/>
          </w:rPr>
          <w:t xml:space="preserve">изображению </w:t>
        </w:r>
      </w:ins>
      <w:ins w:id="260" w:author="Dmitriy Kulakov" w:date="2021-06-26T01:43:00Z">
        <w:r>
          <w:rPr>
            <w:rFonts w:ascii="Times New Roman" w:hAnsi="Times New Roman" w:cs="Times New Roman"/>
            <w:sz w:val="28"/>
            <w:szCs w:val="28"/>
          </w:rPr>
          <w:t>фильма:</w:t>
        </w:r>
      </w:ins>
    </w:p>
    <w:p w14:paraId="01BE0CE8" w14:textId="5063258A" w:rsidR="005B3F89" w:rsidRPr="005B3F89" w:rsidRDefault="005B3F89">
      <w:pPr>
        <w:ind w:left="360"/>
        <w:rPr>
          <w:ins w:id="261" w:author="Dmitriy Kulakov" w:date="2021-06-26T01:43:00Z"/>
          <w:rFonts w:ascii="Times New Roman" w:hAnsi="Times New Roman" w:cs="Times New Roman"/>
          <w:sz w:val="28"/>
          <w:szCs w:val="28"/>
          <w:rPrChange w:id="262" w:author="Dmitriy Kulakov" w:date="2021-06-26T01:44:00Z">
            <w:rPr>
              <w:ins w:id="263" w:author="Dmitriy Kulakov" w:date="2021-06-26T01:43:00Z"/>
            </w:rPr>
          </w:rPrChange>
        </w:rPr>
        <w:pPrChange w:id="264" w:author="Dmitriy Kulakov" w:date="2021-06-26T01:44:00Z">
          <w:pPr>
            <w:pStyle w:val="a3"/>
            <w:numPr>
              <w:numId w:val="29"/>
            </w:numPr>
            <w:ind w:hanging="360"/>
          </w:pPr>
        </w:pPrChange>
      </w:pPr>
      <w:ins w:id="265" w:author="Dmitriy Kulakov" w:date="2021-06-26T01:44:00Z">
        <w:r w:rsidRPr="005B3F89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06A3FB39" wp14:editId="5BE9763F">
              <wp:extent cx="3667637" cy="609685"/>
              <wp:effectExtent l="0" t="0" r="9525" b="0"/>
              <wp:docPr id="37" name="Рисунок 3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67637" cy="6096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6DAF528" w14:textId="368A8747" w:rsidR="005B3F89" w:rsidRPr="001C615D" w:rsidRDefault="001C615D" w:rsidP="005B3F89">
      <w:pPr>
        <w:rPr>
          <w:ins w:id="266" w:author="Dmitriy Kulakov" w:date="2021-06-26T01:48:00Z"/>
          <w:rFonts w:ascii="Times New Roman" w:hAnsi="Times New Roman" w:cs="Times New Roman"/>
          <w:b/>
          <w:bCs/>
          <w:sz w:val="28"/>
          <w:szCs w:val="28"/>
          <w:rPrChange w:id="267" w:author="Dmitriy Kulakov" w:date="2021-06-26T01:48:00Z">
            <w:rPr>
              <w:ins w:id="268" w:author="Dmitriy Kulakov" w:date="2021-06-26T01:48:00Z"/>
              <w:rFonts w:ascii="Times New Roman" w:hAnsi="Times New Roman" w:cs="Times New Roman"/>
              <w:sz w:val="28"/>
              <w:szCs w:val="28"/>
            </w:rPr>
          </w:rPrChange>
        </w:rPr>
      </w:pPr>
      <w:ins w:id="269" w:author="Dmitriy Kulakov" w:date="2021-06-26T01:48:00Z">
        <w:r>
          <w:rPr>
            <w:rFonts w:ascii="Times New Roman" w:hAnsi="Times New Roman" w:cs="Times New Roman"/>
            <w:sz w:val="28"/>
            <w:szCs w:val="28"/>
          </w:rPr>
          <w:tab/>
        </w:r>
        <w:r w:rsidRPr="001C615D">
          <w:rPr>
            <w:rFonts w:ascii="Times New Roman" w:hAnsi="Times New Roman" w:cs="Times New Roman"/>
            <w:b/>
            <w:bCs/>
            <w:sz w:val="28"/>
            <w:szCs w:val="28"/>
            <w:rPrChange w:id="270" w:author="Dmitriy Kulakov" w:date="2021-06-26T01:48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Создание пользовательских типов</w:t>
        </w:r>
      </w:ins>
    </w:p>
    <w:p w14:paraId="7B74912C" w14:textId="4460042E" w:rsidR="001C615D" w:rsidRDefault="001C615D" w:rsidP="00E727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ins w:id="271" w:author="Dmitriy Kulakov" w:date="2021-06-26T01:48:00Z">
        <w:r>
          <w:rPr>
            <w:rFonts w:ascii="Times New Roman" w:hAnsi="Times New Roman" w:cs="Times New Roman"/>
            <w:sz w:val="28"/>
            <w:szCs w:val="28"/>
          </w:rPr>
          <w:t>Данные типы позволяют реализовывать пользовательскую логику на ос</w:t>
        </w:r>
      </w:ins>
      <w:ins w:id="272" w:author="Dmitriy Kulakov" w:date="2021-06-26T01:49:00Z">
        <w:r>
          <w:rPr>
            <w:rFonts w:ascii="Times New Roman" w:hAnsi="Times New Roman" w:cs="Times New Roman"/>
            <w:sz w:val="28"/>
            <w:szCs w:val="28"/>
          </w:rPr>
          <w:t xml:space="preserve">нове стандартных типов базы. Создание типа производится посредством команды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73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CR</w:t>
        </w:r>
      </w:ins>
      <w:ins w:id="274" w:author="Dmitriy Kulakov" w:date="2021-06-26T01:50:00Z"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75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EATE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76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77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TYPE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78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«</w:t>
        </w:r>
      </w:ins>
      <w:ins w:id="279" w:author="Dmitriy Kulakov" w:date="2021-06-26T01:51:00Z">
        <w:r>
          <w:rPr>
            <w:rFonts w:ascii="Times New Roman" w:hAnsi="Times New Roman" w:cs="Times New Roman"/>
            <w:sz w:val="28"/>
            <w:szCs w:val="28"/>
            <w:lang w:val="en-US"/>
          </w:rPr>
          <w:t>name</w:t>
        </w:r>
      </w:ins>
      <w:ins w:id="280" w:author="Dmitriy Kulakov" w:date="2021-06-26T01:50:00Z">
        <w:r>
          <w:rPr>
            <w:rFonts w:ascii="Times New Roman" w:hAnsi="Times New Roman" w:cs="Times New Roman"/>
            <w:sz w:val="28"/>
            <w:szCs w:val="28"/>
          </w:rPr>
          <w:t>»</w:t>
        </w:r>
        <w:r w:rsidRPr="001C615D">
          <w:rPr>
            <w:rFonts w:ascii="Times New Roman" w:hAnsi="Times New Roman" w:cs="Times New Roman"/>
            <w:sz w:val="28"/>
            <w:szCs w:val="28"/>
            <w:rPrChange w:id="281" w:author="Dmitriy Kulakov" w:date="2021-06-26T01:5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82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FROM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83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sz w:val="28"/>
            <w:szCs w:val="28"/>
          </w:rPr>
          <w:t>*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type</w:t>
        </w:r>
        <w:r>
          <w:rPr>
            <w:rFonts w:ascii="Times New Roman" w:hAnsi="Times New Roman" w:cs="Times New Roman"/>
            <w:sz w:val="28"/>
            <w:szCs w:val="28"/>
          </w:rPr>
          <w:t>*</w:t>
        </w:r>
        <w:r w:rsidRPr="001C615D">
          <w:rPr>
            <w:rFonts w:ascii="Times New Roman" w:hAnsi="Times New Roman" w:cs="Times New Roman"/>
            <w:sz w:val="28"/>
            <w:szCs w:val="28"/>
            <w:rPrChange w:id="284" w:author="Dmitriy Kulakov" w:date="2021-06-26T01:50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[</w:t>
        </w:r>
      </w:ins>
      <w:ins w:id="285" w:author="Dmitriy Kulakov" w:date="2021-06-26T01:51:00Z"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86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NULL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87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| </w:t>
        </w:r>
      </w:ins>
      <w:ins w:id="288" w:author="Dmitriy Kulakov" w:date="2021-06-26T01:50:00Z"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89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NOT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rPrChange w:id="290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 </w:t>
        </w:r>
        <w:r w:rsidRPr="001C615D">
          <w:rPr>
            <w:rFonts w:ascii="Times New Roman" w:hAnsi="Times New Roman" w:cs="Times New Roman"/>
            <w:color w:val="2F5496" w:themeColor="accent1" w:themeShade="BF"/>
            <w:sz w:val="28"/>
            <w:szCs w:val="28"/>
            <w:lang w:val="en-US"/>
            <w:rPrChange w:id="291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>NULL</w:t>
        </w:r>
      </w:ins>
      <w:ins w:id="292" w:author="Dmitriy Kulakov" w:date="2021-06-26T01:51:00Z">
        <w:r w:rsidRPr="001C615D">
          <w:rPr>
            <w:rFonts w:ascii="Times New Roman" w:hAnsi="Times New Roman" w:cs="Times New Roman"/>
            <w:sz w:val="28"/>
            <w:szCs w:val="28"/>
            <w:rPrChange w:id="293" w:author="Dmitriy Kulakov" w:date="2021-06-26T01:51:00Z">
              <w:rPr>
                <w:rFonts w:ascii="Times New Roman" w:hAnsi="Times New Roman" w:cs="Times New Roman"/>
                <w:sz w:val="28"/>
                <w:szCs w:val="28"/>
                <w:lang w:val="en-US"/>
              </w:rPr>
            </w:rPrChange>
          </w:rPr>
          <w:t xml:space="preserve">]. </w:t>
        </w:r>
        <w:r>
          <w:rPr>
            <w:rFonts w:ascii="Times New Roman" w:hAnsi="Times New Roman" w:cs="Times New Roman"/>
            <w:sz w:val="28"/>
            <w:szCs w:val="28"/>
          </w:rPr>
          <w:t>На столбцы, обладающие пользователь</w:t>
        </w:r>
      </w:ins>
      <w:ins w:id="294" w:author="Dmitriy Kulakov" w:date="2021-06-26T01:52:00Z">
        <w:r>
          <w:rPr>
            <w:rFonts w:ascii="Times New Roman" w:hAnsi="Times New Roman" w:cs="Times New Roman"/>
            <w:sz w:val="28"/>
            <w:szCs w:val="28"/>
          </w:rPr>
          <w:t>ским типом, так же можно навешивать ограничения.</w:t>
        </w:r>
      </w:ins>
    </w:p>
    <w:p w14:paraId="328D249D" w14:textId="6BC274F2" w:rsidR="00E727DD" w:rsidRDefault="00E727DD" w:rsidP="00E727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E0D66EB" w14:textId="03321AB8" w:rsidR="00E727DD" w:rsidRDefault="00E727DD" w:rsidP="00E727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3437B40D" w14:textId="58031AD5" w:rsidR="00E727DD" w:rsidRDefault="00E727DD" w:rsidP="00E727DD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0A29527F" w14:textId="77777777" w:rsidR="00E727DD" w:rsidRDefault="00E727DD" w:rsidP="00E727DD">
      <w:pPr>
        <w:spacing w:line="360" w:lineRule="auto"/>
        <w:ind w:firstLine="708"/>
        <w:rPr>
          <w:ins w:id="295" w:author="Dmitriy Kulakov" w:date="2021-06-26T01:52:00Z"/>
          <w:rFonts w:ascii="Times New Roman" w:hAnsi="Times New Roman" w:cs="Times New Roman"/>
          <w:sz w:val="28"/>
          <w:szCs w:val="28"/>
        </w:rPr>
      </w:pPr>
    </w:p>
    <w:p w14:paraId="448CCAFF" w14:textId="56407718" w:rsidR="00E727DD" w:rsidRPr="00E727DD" w:rsidRDefault="001C615D" w:rsidP="00E727DD">
      <w:pPr>
        <w:pStyle w:val="a3"/>
        <w:spacing w:line="360" w:lineRule="auto"/>
        <w:rPr>
          <w:ins w:id="296" w:author="Dmitriy Kulakov" w:date="2021-06-26T01:52:00Z"/>
          <w:rFonts w:ascii="Times New Roman" w:hAnsi="Times New Roman" w:cs="Times New Roman"/>
          <w:sz w:val="28"/>
          <w:szCs w:val="28"/>
        </w:rPr>
      </w:pPr>
      <w:ins w:id="297" w:author="Dmitriy Kulakov" w:date="2021-06-26T01:52:00Z">
        <w:r>
          <w:rPr>
            <w:rFonts w:ascii="Times New Roman" w:hAnsi="Times New Roman" w:cs="Times New Roman"/>
            <w:sz w:val="28"/>
            <w:szCs w:val="28"/>
          </w:rPr>
          <w:t>Пользовательские типы, реализованные в базе данных:</w:t>
        </w:r>
      </w:ins>
    </w:p>
    <w:p w14:paraId="0F4436AF" w14:textId="42ABEFDD" w:rsidR="001C615D" w:rsidRDefault="001C615D" w:rsidP="00E727DD">
      <w:pPr>
        <w:pStyle w:val="a3"/>
        <w:numPr>
          <w:ilvl w:val="0"/>
          <w:numId w:val="29"/>
        </w:numPr>
        <w:spacing w:line="360" w:lineRule="auto"/>
        <w:rPr>
          <w:ins w:id="298" w:author="Dmitriy Kulakov" w:date="2021-06-26T01:54:00Z"/>
          <w:rFonts w:ascii="Times New Roman" w:hAnsi="Times New Roman" w:cs="Times New Roman"/>
          <w:sz w:val="28"/>
          <w:szCs w:val="28"/>
        </w:rPr>
      </w:pPr>
      <w:ins w:id="299" w:author="Dmitriy Kulakov" w:date="2021-06-26T01:53:00Z">
        <w:r>
          <w:rPr>
            <w:rFonts w:ascii="Times New Roman" w:hAnsi="Times New Roman" w:cs="Times New Roman"/>
            <w:sz w:val="28"/>
            <w:szCs w:val="28"/>
          </w:rPr>
          <w:lastRenderedPageBreak/>
          <w:t>Паспорт, основанный на символьном типе:</w:t>
        </w:r>
      </w:ins>
    </w:p>
    <w:p w14:paraId="591DDC5B" w14:textId="3A44354C" w:rsidR="001C615D" w:rsidRPr="001C615D" w:rsidRDefault="001C615D">
      <w:pPr>
        <w:ind w:left="360"/>
        <w:rPr>
          <w:ins w:id="300" w:author="Dmitriy Kulakov" w:date="2021-06-26T01:53:00Z"/>
          <w:rFonts w:ascii="Times New Roman" w:hAnsi="Times New Roman" w:cs="Times New Roman"/>
          <w:sz w:val="28"/>
          <w:szCs w:val="28"/>
          <w:rPrChange w:id="301" w:author="Dmitriy Kulakov" w:date="2021-06-26T01:54:00Z">
            <w:rPr>
              <w:ins w:id="302" w:author="Dmitriy Kulakov" w:date="2021-06-26T01:53:00Z"/>
            </w:rPr>
          </w:rPrChange>
        </w:rPr>
        <w:pPrChange w:id="303" w:author="Dmitriy Kulakov" w:date="2021-06-26T01:54:00Z">
          <w:pPr>
            <w:pStyle w:val="a3"/>
            <w:numPr>
              <w:numId w:val="29"/>
            </w:numPr>
            <w:ind w:hanging="360"/>
          </w:pPr>
        </w:pPrChange>
      </w:pPr>
      <w:ins w:id="304" w:author="Dmitriy Kulakov" w:date="2021-06-26T01:55:00Z">
        <w:r w:rsidRPr="001C615D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5BD832B" wp14:editId="325DEB4E">
              <wp:extent cx="3677163" cy="1047896"/>
              <wp:effectExtent l="0" t="0" r="0" b="0"/>
              <wp:docPr id="39" name="Рисунок 3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77163" cy="104789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8CBBDC3" w14:textId="310A81E6" w:rsidR="001C615D" w:rsidRDefault="001C615D" w:rsidP="001C615D">
      <w:pPr>
        <w:pStyle w:val="a3"/>
        <w:numPr>
          <w:ilvl w:val="0"/>
          <w:numId w:val="29"/>
        </w:numPr>
        <w:rPr>
          <w:ins w:id="305" w:author="Dmitriy Kulakov" w:date="2021-06-26T01:54:00Z"/>
          <w:rFonts w:ascii="Times New Roman" w:hAnsi="Times New Roman" w:cs="Times New Roman"/>
          <w:sz w:val="28"/>
          <w:szCs w:val="28"/>
        </w:rPr>
      </w:pPr>
      <w:ins w:id="306" w:author="Dmitriy Kulakov" w:date="2021-06-26T01:53:00Z">
        <w:r>
          <w:rPr>
            <w:rFonts w:ascii="Times New Roman" w:hAnsi="Times New Roman" w:cs="Times New Roman"/>
            <w:sz w:val="28"/>
            <w:szCs w:val="28"/>
          </w:rPr>
          <w:t>Номер телефона, основанный на символьном типе:</w:t>
        </w:r>
      </w:ins>
    </w:p>
    <w:p w14:paraId="7B26136B" w14:textId="1201ACC8" w:rsidR="001C615D" w:rsidRPr="001C615D" w:rsidRDefault="001C615D">
      <w:pPr>
        <w:ind w:left="360"/>
        <w:rPr>
          <w:ins w:id="307" w:author="Dmitriy Kulakov" w:date="2021-06-26T01:53:00Z"/>
          <w:rFonts w:ascii="Times New Roman" w:hAnsi="Times New Roman" w:cs="Times New Roman"/>
          <w:sz w:val="28"/>
          <w:szCs w:val="28"/>
          <w:rPrChange w:id="308" w:author="Dmitriy Kulakov" w:date="2021-06-26T01:54:00Z">
            <w:rPr>
              <w:ins w:id="309" w:author="Dmitriy Kulakov" w:date="2021-06-26T01:53:00Z"/>
            </w:rPr>
          </w:rPrChange>
        </w:rPr>
        <w:pPrChange w:id="310" w:author="Dmitriy Kulakov" w:date="2021-06-26T01:55:00Z">
          <w:pPr>
            <w:pStyle w:val="a3"/>
            <w:numPr>
              <w:numId w:val="29"/>
            </w:numPr>
            <w:ind w:hanging="360"/>
          </w:pPr>
        </w:pPrChange>
      </w:pPr>
      <w:ins w:id="311" w:author="Dmitriy Kulakov" w:date="2021-06-26T01:55:00Z">
        <w:r w:rsidRPr="001C615D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54E3864" wp14:editId="04D635F7">
              <wp:extent cx="2172003" cy="447737"/>
              <wp:effectExtent l="0" t="0" r="0" b="9525"/>
              <wp:docPr id="40" name="Рисунок 4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172003" cy="4477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CE82DF" w14:textId="65EB4070" w:rsidR="001C615D" w:rsidRDefault="001C615D" w:rsidP="001C615D">
      <w:pPr>
        <w:pStyle w:val="a3"/>
        <w:numPr>
          <w:ilvl w:val="0"/>
          <w:numId w:val="29"/>
        </w:numPr>
        <w:rPr>
          <w:ins w:id="312" w:author="Dmitriy Kulakov" w:date="2021-06-26T01:54:00Z"/>
          <w:rFonts w:ascii="Times New Roman" w:hAnsi="Times New Roman" w:cs="Times New Roman"/>
          <w:sz w:val="28"/>
          <w:szCs w:val="28"/>
        </w:rPr>
      </w:pPr>
      <w:ins w:id="313" w:author="Dmitriy Kulakov" w:date="2021-06-26T01:53:00Z">
        <w:r>
          <w:rPr>
            <w:rFonts w:ascii="Times New Roman" w:hAnsi="Times New Roman" w:cs="Times New Roman"/>
            <w:sz w:val="28"/>
            <w:szCs w:val="28"/>
          </w:rPr>
          <w:t>Путь к изображению фильма</w:t>
        </w:r>
      </w:ins>
      <w:ins w:id="314" w:author="Dmitriy Kulakov" w:date="2021-06-26T01:54:00Z">
        <w:r>
          <w:rPr>
            <w:rFonts w:ascii="Times New Roman" w:hAnsi="Times New Roman" w:cs="Times New Roman"/>
            <w:sz w:val="28"/>
            <w:szCs w:val="28"/>
          </w:rPr>
          <w:t>, основанный на символьном типе:</w:t>
        </w:r>
      </w:ins>
    </w:p>
    <w:p w14:paraId="0D13F33D" w14:textId="57627071" w:rsidR="001C615D" w:rsidRPr="001C615D" w:rsidRDefault="001C615D">
      <w:pPr>
        <w:ind w:left="360"/>
        <w:rPr>
          <w:ins w:id="315" w:author="Dmitriy Kulakov" w:date="2021-06-26T01:39:00Z"/>
          <w:rFonts w:ascii="Times New Roman" w:hAnsi="Times New Roman" w:cs="Times New Roman"/>
          <w:sz w:val="28"/>
          <w:szCs w:val="28"/>
          <w:rPrChange w:id="316" w:author="Dmitriy Kulakov" w:date="2021-06-26T01:55:00Z">
            <w:rPr>
              <w:ins w:id="317" w:author="Dmitriy Kulakov" w:date="2021-06-26T01:39:00Z"/>
            </w:rPr>
          </w:rPrChange>
        </w:rPr>
        <w:pPrChange w:id="318" w:author="Dmitriy Kulakov" w:date="2021-06-26T01:54:00Z">
          <w:pPr>
            <w:ind w:firstLine="360"/>
          </w:pPr>
        </w:pPrChange>
      </w:pPr>
      <w:ins w:id="319" w:author="Dmitriy Kulakov" w:date="2021-06-26T01:55:00Z">
        <w:r w:rsidRPr="001C615D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680791D" wp14:editId="39B3341D">
              <wp:extent cx="2276793" cy="447737"/>
              <wp:effectExtent l="0" t="0" r="9525" b="0"/>
              <wp:docPr id="41" name="Рисунок 4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276793" cy="44773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D14B6D" w14:textId="77777777" w:rsidR="00712E11" w:rsidRDefault="00712E11" w:rsidP="00E727DD">
      <w:pPr>
        <w:rPr>
          <w:ins w:id="320" w:author="Dmitriy Kulakov" w:date="2021-06-26T01:56:00Z"/>
          <w:rFonts w:ascii="Times New Roman" w:hAnsi="Times New Roman" w:cs="Times New Roman"/>
          <w:sz w:val="28"/>
          <w:szCs w:val="28"/>
        </w:rPr>
      </w:pPr>
    </w:p>
    <w:p w14:paraId="4C36EA3F" w14:textId="389ED2EF" w:rsidR="001C615D" w:rsidRPr="002B12FA" w:rsidRDefault="001C615D" w:rsidP="001C615D">
      <w:pPr>
        <w:ind w:firstLine="360"/>
        <w:rPr>
          <w:ins w:id="321" w:author="Dmitriy Kulakov" w:date="2021-06-26T01:57:00Z"/>
          <w:rFonts w:ascii="Times New Roman" w:hAnsi="Times New Roman" w:cs="Times New Roman"/>
          <w:b/>
          <w:bCs/>
          <w:sz w:val="28"/>
          <w:szCs w:val="28"/>
          <w:rPrChange w:id="322" w:author="Dmitriy Kulakov" w:date="2021-06-26T11:04:00Z">
            <w:rPr>
              <w:ins w:id="323" w:author="Dmitriy Kulakov" w:date="2021-06-26T01:57:00Z"/>
              <w:rFonts w:ascii="Times New Roman" w:hAnsi="Times New Roman" w:cs="Times New Roman"/>
              <w:b/>
              <w:bCs/>
              <w:sz w:val="28"/>
              <w:szCs w:val="28"/>
              <w:lang w:val="en-US"/>
            </w:rPr>
          </w:rPrChange>
        </w:rPr>
      </w:pPr>
      <w:ins w:id="324" w:author="Dmitriy Kulakov" w:date="2021-06-26T01:56:00Z">
        <w:r w:rsidRPr="001C615D">
          <w:rPr>
            <w:rFonts w:ascii="Times New Roman" w:hAnsi="Times New Roman" w:cs="Times New Roman"/>
            <w:b/>
            <w:bCs/>
            <w:sz w:val="28"/>
            <w:szCs w:val="28"/>
            <w:rPrChange w:id="325" w:author="Dmitriy Kulakov" w:date="2021-06-26T01:5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ab/>
          <w:t>Разработка пре</w:t>
        </w:r>
      </w:ins>
      <w:ins w:id="326" w:author="Dmitriy Kulakov" w:date="2021-06-26T01:57:00Z">
        <w:r w:rsidRPr="001C615D">
          <w:rPr>
            <w:rFonts w:ascii="Times New Roman" w:hAnsi="Times New Roman" w:cs="Times New Roman"/>
            <w:b/>
            <w:bCs/>
            <w:sz w:val="28"/>
            <w:szCs w:val="28"/>
            <w:rPrChange w:id="327" w:author="Dmitriy Kulakov" w:date="2021-06-26T01:57:00Z">
              <w:rPr>
                <w:rFonts w:ascii="Times New Roman" w:hAnsi="Times New Roman" w:cs="Times New Roman"/>
                <w:sz w:val="28"/>
                <w:szCs w:val="28"/>
              </w:rPr>
            </w:rPrChange>
          </w:rPr>
          <w:t>дставлений</w:t>
        </w:r>
      </w:ins>
    </w:p>
    <w:p w14:paraId="400EE9E0" w14:textId="78473916" w:rsidR="001C615D" w:rsidRDefault="00712E11" w:rsidP="00E727DD">
      <w:pPr>
        <w:spacing w:line="360" w:lineRule="auto"/>
        <w:ind w:firstLine="708"/>
        <w:rPr>
          <w:ins w:id="328" w:author="Dmitriy Kulakov" w:date="2021-06-26T01:58:00Z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ins w:id="329" w:author="Dmitriy Kulakov" w:date="2021-06-26T01:58:00Z"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30" w:author="Dmitriy Kulakov" w:date="2021-06-26T01:58:00Z">
              <w:rPr>
                <w:rFonts w:ascii="Segoe UI" w:hAnsi="Segoe UI" w:cs="Segoe UI"/>
                <w:color w:val="171717"/>
                <w:shd w:val="clear" w:color="auto" w:fill="FFFFFF"/>
              </w:rPr>
            </w:rPrChange>
          </w:rPr>
          <w:t>Представление — это виртуальная таблица, содержимое которой определяется запросом. Как и таблица, представление состоит из ряда именованных столбцов и строк данных. Пока представление не будет проиндексировано, оно не существует в базе данных как хранимая совокупность значений. </w:t>
        </w:r>
      </w:ins>
    </w:p>
    <w:p w14:paraId="5F65EC70" w14:textId="1F7A0E60" w:rsidR="00712E11" w:rsidRDefault="00712E11" w:rsidP="00E727DD">
      <w:pPr>
        <w:spacing w:line="360" w:lineRule="auto"/>
        <w:ind w:firstLine="708"/>
        <w:rPr>
          <w:ins w:id="331" w:author="Dmitriy Kulakov" w:date="2021-06-26T02:00:00Z"/>
          <w:rFonts w:ascii="Times New Roman" w:hAnsi="Times New Roman" w:cs="Times New Roman"/>
          <w:color w:val="171717"/>
          <w:sz w:val="28"/>
          <w:szCs w:val="28"/>
          <w:shd w:val="clear" w:color="auto" w:fill="FFFFFF"/>
        </w:rPr>
      </w:pPr>
      <w:ins w:id="332" w:author="Dmitriy Kulakov" w:date="2021-06-26T01:58:00Z"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>Для соз</w:t>
        </w:r>
      </w:ins>
      <w:ins w:id="333" w:author="Dmitriy Kulakov" w:date="2021-06-26T01:59:00Z"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 xml:space="preserve">дания представления используется команда 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br/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34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CREATE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rPrChange w:id="335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36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VIEW</w:t>
        </w:r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37" w:author="Dmitriy Kulakov" w:date="2021-06-26T01:59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>«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lang w:val="en-US"/>
          </w:rPr>
          <w:t>name</w:t>
        </w:r>
        <w:r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</w:rPr>
          <w:t>»</w:t>
        </w:r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38" w:author="Dmitriy Kulakov" w:date="2021-06-26T01:59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39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AS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rPrChange w:id="340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 xml:space="preserve"> </w:t>
        </w:r>
        <w:r w:rsidRPr="00712E11">
          <w:rPr>
            <w:rFonts w:ascii="Times New Roman" w:hAnsi="Times New Roman" w:cs="Times New Roman"/>
            <w:color w:val="2F5496" w:themeColor="accent1" w:themeShade="BF"/>
            <w:sz w:val="28"/>
            <w:szCs w:val="28"/>
            <w:shd w:val="clear" w:color="auto" w:fill="FFFFFF"/>
            <w:lang w:val="en-US"/>
            <w:rPrChange w:id="341" w:author="Dmitriy Kulakov" w:date="2021-06-26T02:00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SELECT</w:t>
        </w:r>
        <w:r w:rsidRPr="00712E11">
          <w:rPr>
            <w:rFonts w:ascii="Times New Roman" w:hAnsi="Times New Roman" w:cs="Times New Roman"/>
            <w:color w:val="171717"/>
            <w:sz w:val="28"/>
            <w:szCs w:val="28"/>
            <w:shd w:val="clear" w:color="auto" w:fill="FFFFFF"/>
            <w:rPrChange w:id="342" w:author="Dmitriy Kulakov" w:date="2021-06-26T01:59:00Z">
              <w:rPr>
                <w:rFonts w:ascii="Times New Roman" w:hAnsi="Times New Roman" w:cs="Times New Roman"/>
                <w:color w:val="171717"/>
                <w:sz w:val="28"/>
                <w:szCs w:val="28"/>
                <w:shd w:val="clear" w:color="auto" w:fill="FFFFFF"/>
                <w:lang w:val="en-US"/>
              </w:rPr>
            </w:rPrChange>
          </w:rPr>
          <w:t>…</w:t>
        </w:r>
      </w:ins>
    </w:p>
    <w:p w14:paraId="28862BD4" w14:textId="464BF915" w:rsidR="00712E11" w:rsidRDefault="00712E11" w:rsidP="00E727DD">
      <w:pPr>
        <w:spacing w:line="360" w:lineRule="auto"/>
        <w:ind w:firstLine="708"/>
        <w:rPr>
          <w:ins w:id="343" w:author="Dmitriy Kulakov" w:date="2021-06-26T02:00:00Z"/>
          <w:rFonts w:ascii="Times New Roman" w:hAnsi="Times New Roman" w:cs="Times New Roman"/>
          <w:sz w:val="28"/>
          <w:szCs w:val="28"/>
        </w:rPr>
      </w:pPr>
      <w:ins w:id="344" w:author="Dmitriy Kulakov" w:date="2021-06-26T02:00:00Z">
        <w:r>
          <w:rPr>
            <w:rFonts w:ascii="Times New Roman" w:hAnsi="Times New Roman" w:cs="Times New Roman"/>
            <w:sz w:val="28"/>
            <w:szCs w:val="28"/>
          </w:rPr>
          <w:t>Представления, разработанные для базы данных:</w:t>
        </w:r>
      </w:ins>
    </w:p>
    <w:p w14:paraId="6B9F78A9" w14:textId="05D7A963" w:rsidR="00712E11" w:rsidRDefault="00712E11" w:rsidP="00E727DD">
      <w:pPr>
        <w:pStyle w:val="a3"/>
        <w:numPr>
          <w:ilvl w:val="0"/>
          <w:numId w:val="29"/>
        </w:numPr>
        <w:spacing w:line="360" w:lineRule="auto"/>
        <w:rPr>
          <w:ins w:id="345" w:author="Dmitriy Kulakov" w:date="2021-06-26T02:14:00Z"/>
          <w:rFonts w:ascii="Times New Roman" w:hAnsi="Times New Roman" w:cs="Times New Roman"/>
          <w:sz w:val="28"/>
          <w:szCs w:val="28"/>
        </w:rPr>
      </w:pPr>
      <w:ins w:id="346" w:author="Dmitriy Kulakov" w:date="2021-06-26T02:00:00Z">
        <w:r>
          <w:rPr>
            <w:rFonts w:ascii="Times New Roman" w:hAnsi="Times New Roman" w:cs="Times New Roman"/>
            <w:sz w:val="28"/>
            <w:szCs w:val="28"/>
          </w:rPr>
          <w:t>Информация о сеансе:</w:t>
        </w:r>
      </w:ins>
    </w:p>
    <w:p w14:paraId="3D89E8E5" w14:textId="6D8F5D92" w:rsidR="0073122A" w:rsidRDefault="0073122A" w:rsidP="0073122A">
      <w:pPr>
        <w:rPr>
          <w:rFonts w:ascii="Times New Roman" w:hAnsi="Times New Roman" w:cs="Times New Roman"/>
          <w:sz w:val="28"/>
          <w:szCs w:val="28"/>
        </w:rPr>
      </w:pPr>
      <w:ins w:id="347" w:author="Dmitriy Kulakov" w:date="2021-06-26T02:14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0DC1868" wp14:editId="76A148F6">
              <wp:extent cx="5649113" cy="1352739"/>
              <wp:effectExtent l="0" t="0" r="0" b="0"/>
              <wp:docPr id="43" name="Рисунок 4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649113" cy="135273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005A286" w14:textId="579D2A83" w:rsidR="001731D8" w:rsidRDefault="001731D8" w:rsidP="0073122A">
      <w:pPr>
        <w:rPr>
          <w:ins w:id="348" w:author="Dmitriy Kulakov" w:date="2021-06-26T02:17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приведены на рисунке 5.3.1.</w:t>
      </w:r>
    </w:p>
    <w:p w14:paraId="759566A1" w14:textId="0CE7F9E3" w:rsidR="0073122A" w:rsidRDefault="0073122A" w:rsidP="0073122A">
      <w:pPr>
        <w:rPr>
          <w:ins w:id="349" w:author="Dmitriy Kulakov" w:date="2021-06-26T02:17:00Z"/>
          <w:rFonts w:ascii="Times New Roman" w:hAnsi="Times New Roman" w:cs="Times New Roman"/>
          <w:sz w:val="28"/>
          <w:szCs w:val="28"/>
        </w:rPr>
      </w:pPr>
      <w:ins w:id="350" w:author="Dmitriy Kulakov" w:date="2021-06-26T02:17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30FC3317" wp14:editId="5640BEE3">
              <wp:extent cx="5849166" cy="1724266"/>
              <wp:effectExtent l="0" t="0" r="0" b="9525"/>
              <wp:docPr id="46" name="Рисунок 4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9166" cy="1724266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A6A30C3" w14:textId="738EE012" w:rsidR="0073122A" w:rsidRPr="00C94F2C" w:rsidRDefault="0073122A">
      <w:pPr>
        <w:jc w:val="center"/>
        <w:rPr>
          <w:ins w:id="351" w:author="Dmitriy Kulakov" w:date="2021-06-26T02:01:00Z"/>
          <w:rFonts w:ascii="Times New Roman" w:hAnsi="Times New Roman" w:cs="Times New Roman"/>
          <w:sz w:val="28"/>
          <w:szCs w:val="28"/>
          <w:lang w:val="en-US"/>
          <w:rPrChange w:id="352" w:author="Dmitriy Kulakov" w:date="2021-06-26T02:20:00Z">
            <w:rPr>
              <w:ins w:id="353" w:author="Dmitriy Kulakov" w:date="2021-06-26T02:01:00Z"/>
            </w:rPr>
          </w:rPrChange>
        </w:rPr>
        <w:pPrChange w:id="354" w:author="Dmitriy Kulakov" w:date="2021-06-26T02:17:00Z">
          <w:pPr>
            <w:pStyle w:val="a3"/>
            <w:numPr>
              <w:numId w:val="29"/>
            </w:numPr>
            <w:ind w:hanging="360"/>
          </w:pPr>
        </w:pPrChange>
      </w:pPr>
      <w:ins w:id="355" w:author="Dmitriy Kulakov" w:date="2021-06-26T02:17:00Z">
        <w:r>
          <w:rPr>
            <w:rFonts w:ascii="Times New Roman" w:hAnsi="Times New Roman" w:cs="Times New Roman"/>
            <w:sz w:val="28"/>
            <w:szCs w:val="28"/>
          </w:rPr>
          <w:t xml:space="preserve">Рисунок </w:t>
        </w:r>
      </w:ins>
      <w:ins w:id="356" w:author="Dmitriy Kulakov" w:date="2021-06-26T02:20:00Z">
        <w:r w:rsidR="00C94F2C">
          <w:rPr>
            <w:rFonts w:ascii="Times New Roman" w:hAnsi="Times New Roman" w:cs="Times New Roman"/>
            <w:sz w:val="28"/>
            <w:szCs w:val="28"/>
          </w:rPr>
          <w:t>5.</w:t>
        </w:r>
      </w:ins>
      <w:r w:rsidR="00DF44ED">
        <w:rPr>
          <w:rFonts w:ascii="Times New Roman" w:hAnsi="Times New Roman" w:cs="Times New Roman"/>
          <w:sz w:val="28"/>
          <w:szCs w:val="28"/>
        </w:rPr>
        <w:t>3</w:t>
      </w:r>
      <w:ins w:id="357" w:author="Dmitriy Kulakov" w:date="2021-06-26T02:20:00Z">
        <w:r w:rsidR="00C94F2C">
          <w:rPr>
            <w:rFonts w:ascii="Times New Roman" w:hAnsi="Times New Roman" w:cs="Times New Roman"/>
            <w:sz w:val="28"/>
            <w:szCs w:val="28"/>
          </w:rPr>
          <w:t xml:space="preserve">.1 – Представление </w:t>
        </w:r>
        <w:r w:rsidR="00C94F2C">
          <w:rPr>
            <w:rFonts w:ascii="Times New Roman" w:hAnsi="Times New Roman" w:cs="Times New Roman"/>
            <w:sz w:val="28"/>
            <w:szCs w:val="28"/>
            <w:lang w:val="en-US"/>
          </w:rPr>
          <w:t>SeanceView</w:t>
        </w:r>
      </w:ins>
    </w:p>
    <w:p w14:paraId="2451706E" w14:textId="2478F6E3" w:rsidR="00712E11" w:rsidRDefault="00712E11" w:rsidP="00712E11">
      <w:pPr>
        <w:pStyle w:val="a3"/>
        <w:numPr>
          <w:ilvl w:val="0"/>
          <w:numId w:val="29"/>
        </w:numPr>
        <w:rPr>
          <w:ins w:id="358" w:author="Dmitriy Kulakov" w:date="2021-06-26T02:15:00Z"/>
          <w:rFonts w:ascii="Times New Roman" w:hAnsi="Times New Roman" w:cs="Times New Roman"/>
          <w:sz w:val="28"/>
          <w:szCs w:val="28"/>
        </w:rPr>
      </w:pPr>
      <w:ins w:id="359" w:author="Dmitriy Kulakov" w:date="2021-06-26T02:01:00Z">
        <w:r>
          <w:rPr>
            <w:rFonts w:ascii="Times New Roman" w:hAnsi="Times New Roman" w:cs="Times New Roman"/>
            <w:sz w:val="28"/>
            <w:szCs w:val="28"/>
          </w:rPr>
          <w:t>Информация о рекламе:</w:t>
        </w:r>
      </w:ins>
    </w:p>
    <w:p w14:paraId="4FA41D22" w14:textId="4374B530" w:rsidR="0073122A" w:rsidRDefault="0073122A" w:rsidP="0073122A">
      <w:pPr>
        <w:rPr>
          <w:rFonts w:ascii="Times New Roman" w:hAnsi="Times New Roman" w:cs="Times New Roman"/>
          <w:sz w:val="28"/>
          <w:szCs w:val="28"/>
        </w:rPr>
      </w:pPr>
      <w:ins w:id="360" w:author="Dmitriy Kulakov" w:date="2021-06-26T02:15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28A39B96" wp14:editId="0A4267B1">
              <wp:extent cx="5940425" cy="1696085"/>
              <wp:effectExtent l="0" t="0" r="3175" b="0"/>
              <wp:docPr id="44" name="Рисунок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16960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57C4DB" w14:textId="1718826D" w:rsidR="001731D8" w:rsidRDefault="001731D8" w:rsidP="001731D8">
      <w:pPr>
        <w:ind w:firstLine="708"/>
        <w:rPr>
          <w:ins w:id="361" w:author="Dmitriy Kulakov" w:date="2021-06-26T02:20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Результаты приведены на рисунке 5.3.2.</w:t>
      </w:r>
    </w:p>
    <w:p w14:paraId="2893BC25" w14:textId="5B4B353D" w:rsidR="00C94F2C" w:rsidRDefault="00C94F2C" w:rsidP="0073122A">
      <w:pPr>
        <w:rPr>
          <w:ins w:id="362" w:author="Dmitriy Kulakov" w:date="2021-06-26T02:20:00Z"/>
          <w:rFonts w:ascii="Times New Roman" w:hAnsi="Times New Roman" w:cs="Times New Roman"/>
          <w:sz w:val="28"/>
          <w:szCs w:val="28"/>
        </w:rPr>
      </w:pPr>
      <w:ins w:id="363" w:author="Dmitriy Kulakov" w:date="2021-06-26T02:20:00Z">
        <w:r w:rsidRPr="00C94F2C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7715A69A" wp14:editId="3DA90623">
              <wp:extent cx="5940425" cy="1163782"/>
              <wp:effectExtent l="0" t="0" r="3175" b="0"/>
              <wp:docPr id="47" name="Рисунок 4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193" cy="116432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463D80" w14:textId="79E4AF25" w:rsidR="00C94F2C" w:rsidRPr="00C94F2C" w:rsidRDefault="00C94F2C">
      <w:pPr>
        <w:jc w:val="center"/>
        <w:rPr>
          <w:ins w:id="364" w:author="Dmitriy Kulakov" w:date="2021-06-26T02:01:00Z"/>
          <w:rFonts w:ascii="Times New Roman" w:hAnsi="Times New Roman" w:cs="Times New Roman"/>
          <w:sz w:val="28"/>
          <w:szCs w:val="28"/>
          <w:lang w:val="en-US"/>
          <w:rPrChange w:id="365" w:author="Dmitriy Kulakov" w:date="2021-06-26T02:21:00Z">
            <w:rPr>
              <w:ins w:id="366" w:author="Dmitriy Kulakov" w:date="2021-06-26T02:01:00Z"/>
            </w:rPr>
          </w:rPrChange>
        </w:rPr>
        <w:pPrChange w:id="367" w:author="Dmitriy Kulakov" w:date="2021-06-26T02:20:00Z">
          <w:pPr>
            <w:pStyle w:val="a3"/>
            <w:numPr>
              <w:numId w:val="29"/>
            </w:numPr>
            <w:ind w:hanging="360"/>
          </w:pPr>
        </w:pPrChange>
      </w:pPr>
      <w:ins w:id="368" w:author="Dmitriy Kulakov" w:date="2021-06-26T02:20:00Z">
        <w:r>
          <w:rPr>
            <w:rFonts w:ascii="Times New Roman" w:hAnsi="Times New Roman" w:cs="Times New Roman"/>
            <w:sz w:val="28"/>
            <w:szCs w:val="28"/>
          </w:rPr>
          <w:t>Рисунок 5.</w:t>
        </w:r>
      </w:ins>
      <w:r w:rsidR="00DF44ED">
        <w:rPr>
          <w:rFonts w:ascii="Times New Roman" w:hAnsi="Times New Roman" w:cs="Times New Roman"/>
          <w:sz w:val="28"/>
          <w:szCs w:val="28"/>
        </w:rPr>
        <w:t>3.2</w:t>
      </w:r>
      <w:ins w:id="369" w:author="Dmitriy Kulakov" w:date="2021-06-26T02:21:00Z">
        <w:r>
          <w:rPr>
            <w:rFonts w:ascii="Times New Roman" w:hAnsi="Times New Roman" w:cs="Times New Roman"/>
            <w:sz w:val="28"/>
            <w:szCs w:val="28"/>
          </w:rPr>
          <w:t xml:space="preserve"> – Представление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AdvertisingView</w:t>
        </w:r>
      </w:ins>
    </w:p>
    <w:p w14:paraId="0DDBD4C5" w14:textId="3090B15E" w:rsidR="00712E11" w:rsidRDefault="00712E11" w:rsidP="00712E11">
      <w:pPr>
        <w:pStyle w:val="a3"/>
        <w:numPr>
          <w:ilvl w:val="0"/>
          <w:numId w:val="29"/>
        </w:numPr>
        <w:rPr>
          <w:ins w:id="370" w:author="Dmitriy Kulakov" w:date="2021-06-26T02:15:00Z"/>
          <w:rFonts w:ascii="Times New Roman" w:hAnsi="Times New Roman" w:cs="Times New Roman"/>
          <w:sz w:val="28"/>
          <w:szCs w:val="28"/>
        </w:rPr>
      </w:pPr>
      <w:ins w:id="371" w:author="Dmitriy Kulakov" w:date="2021-06-26T02:01:00Z">
        <w:r>
          <w:rPr>
            <w:rFonts w:ascii="Times New Roman" w:hAnsi="Times New Roman" w:cs="Times New Roman"/>
            <w:sz w:val="28"/>
            <w:szCs w:val="28"/>
          </w:rPr>
          <w:t>Информация о сотрудниках:</w:t>
        </w:r>
      </w:ins>
    </w:p>
    <w:p w14:paraId="39F1223D" w14:textId="225060BF" w:rsidR="0073122A" w:rsidRDefault="0073122A" w:rsidP="0073122A">
      <w:pPr>
        <w:rPr>
          <w:rFonts w:ascii="Times New Roman" w:hAnsi="Times New Roman" w:cs="Times New Roman"/>
          <w:sz w:val="28"/>
          <w:szCs w:val="28"/>
        </w:rPr>
      </w:pPr>
      <w:ins w:id="372" w:author="Dmitriy Kulakov" w:date="2021-06-26T02:15:00Z">
        <w:r w:rsidRPr="0073122A">
          <w:rPr>
            <w:rFonts w:ascii="Times New Roman" w:hAnsi="Times New Roman" w:cs="Times New Roman"/>
            <w:noProof/>
            <w:sz w:val="28"/>
            <w:szCs w:val="28"/>
          </w:rPr>
          <w:drawing>
            <wp:inline distT="0" distB="0" distL="0" distR="0" wp14:anchorId="6CCFC30D" wp14:editId="0328FE97">
              <wp:extent cx="5940425" cy="950595"/>
              <wp:effectExtent l="0" t="0" r="3175" b="1905"/>
              <wp:docPr id="45" name="Рисунок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0425" cy="9505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09C4E5E" w14:textId="2F54199A" w:rsidR="001731D8" w:rsidRDefault="001731D8" w:rsidP="0073122A">
      <w:pPr>
        <w:rPr>
          <w:ins w:id="373" w:author="Dmitriy Kulakov" w:date="2021-06-26T02:21:00Z"/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Результаты приведены на рисунке 5.3.3.</w:t>
      </w:r>
    </w:p>
    <w:p w14:paraId="2813C6CC" w14:textId="03124E0F" w:rsidR="00C94F2C" w:rsidRDefault="00C94F2C" w:rsidP="0073122A">
      <w:pPr>
        <w:rPr>
          <w:ins w:id="374" w:author="Dmitriy Kulakov" w:date="2021-06-26T02:22:00Z"/>
          <w:rFonts w:ascii="Times New Roman" w:hAnsi="Times New Roman" w:cs="Times New Roman"/>
          <w:sz w:val="28"/>
          <w:szCs w:val="28"/>
        </w:rPr>
      </w:pPr>
      <w:ins w:id="375" w:author="Dmitriy Kulakov" w:date="2021-06-26T02:22:00Z">
        <w:r w:rsidRPr="00C94F2C">
          <w:rPr>
            <w:rFonts w:ascii="Times New Roman" w:hAnsi="Times New Roman" w:cs="Times New Roman"/>
            <w:noProof/>
            <w:sz w:val="28"/>
            <w:szCs w:val="28"/>
          </w:rPr>
          <w:lastRenderedPageBreak/>
          <w:drawing>
            <wp:inline distT="0" distB="0" distL="0" distR="0" wp14:anchorId="6C8A6374" wp14:editId="315942F8">
              <wp:extent cx="5940425" cy="1199408"/>
              <wp:effectExtent l="0" t="0" r="3175" b="1270"/>
              <wp:docPr id="48" name="Рисунок 4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2083" cy="1199743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7049489F" w14:textId="47F27413" w:rsidR="00C94F2C" w:rsidRPr="00D57AD4" w:rsidRDefault="00C94F2C">
      <w:pPr>
        <w:jc w:val="center"/>
        <w:rPr>
          <w:rFonts w:ascii="Times New Roman" w:hAnsi="Times New Roman" w:cs="Times New Roman"/>
          <w:sz w:val="28"/>
          <w:szCs w:val="28"/>
        </w:rPr>
      </w:pPr>
      <w:ins w:id="376" w:author="Dmitriy Kulakov" w:date="2021-06-26T02:22:00Z">
        <w:r>
          <w:rPr>
            <w:rFonts w:ascii="Times New Roman" w:hAnsi="Times New Roman" w:cs="Times New Roman"/>
            <w:sz w:val="28"/>
            <w:szCs w:val="28"/>
          </w:rPr>
          <w:t>Рисунок 5</w:t>
        </w:r>
      </w:ins>
      <w:r w:rsidR="00DF44ED">
        <w:rPr>
          <w:rFonts w:ascii="Times New Roman" w:hAnsi="Times New Roman" w:cs="Times New Roman"/>
          <w:sz w:val="28"/>
          <w:szCs w:val="28"/>
        </w:rPr>
        <w:t xml:space="preserve">.3.3 </w:t>
      </w:r>
      <w:ins w:id="377" w:author="Dmitriy Kulakov" w:date="2021-06-26T02:22:00Z">
        <w:r>
          <w:rPr>
            <w:rFonts w:ascii="Times New Roman" w:hAnsi="Times New Roman" w:cs="Times New Roman"/>
            <w:sz w:val="28"/>
            <w:szCs w:val="28"/>
          </w:rPr>
          <w:t xml:space="preserve">– Представление </w:t>
        </w:r>
        <w:r>
          <w:rPr>
            <w:rFonts w:ascii="Times New Roman" w:hAnsi="Times New Roman" w:cs="Times New Roman"/>
            <w:sz w:val="28"/>
            <w:szCs w:val="28"/>
            <w:lang w:val="en-US"/>
          </w:rPr>
          <w:t>EmployeeView</w:t>
        </w:r>
      </w:ins>
    </w:p>
    <w:p w14:paraId="777E1E1C" w14:textId="77777777" w:rsidR="002B12FA" w:rsidRDefault="002B12FA" w:rsidP="002B12F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335EA2A" w14:textId="1F80C5EF" w:rsidR="002B12FA" w:rsidRPr="002B12FA" w:rsidRDefault="002B12FA" w:rsidP="00E727DD">
      <w:pPr>
        <w:tabs>
          <w:tab w:val="left" w:pos="114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57AD4">
        <w:rPr>
          <w:rFonts w:ascii="Times New Roman" w:hAnsi="Times New Roman" w:cs="Times New Roman"/>
          <w:sz w:val="28"/>
          <w:szCs w:val="28"/>
        </w:rPr>
        <w:tab/>
      </w:r>
      <w:r w:rsidRPr="002B12FA">
        <w:rPr>
          <w:rFonts w:ascii="Times New Roman" w:hAnsi="Times New Roman" w:cs="Times New Roman"/>
          <w:b/>
          <w:bCs/>
          <w:sz w:val="28"/>
          <w:szCs w:val="28"/>
        </w:rPr>
        <w:t>Разработка сценария создания БД</w:t>
      </w:r>
    </w:p>
    <w:p w14:paraId="4306C8B2" w14:textId="4F17B3DC" w:rsidR="002B12FA" w:rsidRDefault="002B12FA" w:rsidP="00E727DD">
      <w:pPr>
        <w:tabs>
          <w:tab w:val="left" w:pos="1141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Скрипт создания новой базы данных находится в </w:t>
      </w:r>
      <w:r w:rsidR="00DF44E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риложении 1.</w:t>
      </w:r>
    </w:p>
    <w:p w14:paraId="79341A10" w14:textId="74D160F0" w:rsidR="002B12FA" w:rsidRPr="002B12FA" w:rsidRDefault="002B12FA" w:rsidP="00E727DD">
      <w:pPr>
        <w:tabs>
          <w:tab w:val="left" w:pos="1141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2B12FA">
        <w:rPr>
          <w:rFonts w:ascii="Times New Roman" w:hAnsi="Times New Roman" w:cs="Times New Roman"/>
          <w:b/>
          <w:bCs/>
          <w:sz w:val="28"/>
          <w:szCs w:val="28"/>
        </w:rPr>
        <w:t>Разработка ХП, триггеров</w:t>
      </w:r>
    </w:p>
    <w:p w14:paraId="0B64CE03" w14:textId="141B2C0F" w:rsidR="002B12FA" w:rsidRPr="00D57AD4" w:rsidRDefault="002B12FA" w:rsidP="00E727DD">
      <w:pPr>
        <w:tabs>
          <w:tab w:val="left" w:pos="114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Хранимая процедура – это модуль, состоящий из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12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операторов и хранящийся в БД на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B12F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сервере. Вызывается с помощью команды </w:t>
      </w:r>
      <w:r w:rsidRPr="002B12FA">
        <w:rPr>
          <w:rFonts w:ascii="Times New Roman" w:hAnsi="Times New Roman" w:cs="Times New Roman"/>
          <w:color w:val="2F5496" w:themeColor="accent1" w:themeShade="BF"/>
          <w:sz w:val="28"/>
          <w:szCs w:val="28"/>
          <w:lang w:val="en-US"/>
        </w:rPr>
        <w:t>EXEC</w:t>
      </w:r>
      <w:r w:rsidRPr="00D57AD4">
        <w:rPr>
          <w:rFonts w:ascii="Times New Roman" w:hAnsi="Times New Roman" w:cs="Times New Roman"/>
          <w:sz w:val="28"/>
          <w:szCs w:val="28"/>
        </w:rPr>
        <w:t>.</w:t>
      </w:r>
    </w:p>
    <w:p w14:paraId="717609E5" w14:textId="0A4B6D4F" w:rsidR="002B12FA" w:rsidRPr="00DF44ED" w:rsidRDefault="002B12FA" w:rsidP="00E727DD">
      <w:pPr>
        <w:tabs>
          <w:tab w:val="left" w:pos="1141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7AD4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Триггеры – это хранимая процедура, которая исполняется автоматически при возникновении определенных событий на сервере БД. Такими событиями </w:t>
      </w:r>
      <w:r w:rsidR="00DF44ED">
        <w:rPr>
          <w:rFonts w:ascii="Times New Roman" w:hAnsi="Times New Roman" w:cs="Times New Roman"/>
          <w:sz w:val="28"/>
          <w:szCs w:val="28"/>
        </w:rPr>
        <w:t xml:space="preserve">могут </w:t>
      </w:r>
      <w:r>
        <w:rPr>
          <w:rFonts w:ascii="Times New Roman" w:hAnsi="Times New Roman" w:cs="Times New Roman"/>
          <w:sz w:val="28"/>
          <w:szCs w:val="28"/>
        </w:rPr>
        <w:t xml:space="preserve">являются попытки изменения данных в базе: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B12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2B12F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, которые применяются к таблицам или представлениям. </w:t>
      </w:r>
      <w:r w:rsidR="00DF44ED">
        <w:rPr>
          <w:rFonts w:ascii="Times New Roman" w:hAnsi="Times New Roman" w:cs="Times New Roman"/>
          <w:sz w:val="28"/>
          <w:szCs w:val="28"/>
        </w:rPr>
        <w:t xml:space="preserve">В данной работе реализованы триггеры только для </w:t>
      </w:r>
      <w:r w:rsidR="00DF44ED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F44ED" w:rsidRPr="00D57AD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="00DF44ED">
        <w:rPr>
          <w:rFonts w:ascii="Times New Roman" w:hAnsi="Times New Roman" w:cs="Times New Roman"/>
          <w:sz w:val="28"/>
          <w:szCs w:val="28"/>
        </w:rPr>
        <w:t xml:space="preserve">                </w:t>
      </w:r>
      <w:r>
        <w:rPr>
          <w:rFonts w:ascii="Times New Roman" w:hAnsi="Times New Roman" w:cs="Times New Roman"/>
          <w:sz w:val="28"/>
          <w:szCs w:val="28"/>
        </w:rPr>
        <w:t>Есть два типа триггеров</w:t>
      </w:r>
      <w:r w:rsidRPr="002B12FA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 w:rsidRPr="002B1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AFTER</w:t>
      </w:r>
      <w:r w:rsidRPr="002B12FA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Первый вызывается </w:t>
      </w:r>
      <w:r w:rsidR="00DF44ED">
        <w:rPr>
          <w:rFonts w:ascii="Times New Roman" w:hAnsi="Times New Roman" w:cs="Times New Roman"/>
          <w:sz w:val="28"/>
          <w:szCs w:val="28"/>
        </w:rPr>
        <w:t xml:space="preserve">каждый раз заместо операций </w:t>
      </w:r>
      <w:r w:rsidR="00DF44ED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F44ED" w:rsidRPr="00DF44ED">
        <w:rPr>
          <w:rFonts w:ascii="Times New Roman" w:hAnsi="Times New Roman" w:cs="Times New Roman"/>
          <w:sz w:val="28"/>
          <w:szCs w:val="28"/>
        </w:rPr>
        <w:t>.</w:t>
      </w:r>
      <w:r w:rsidR="00DF44ED">
        <w:rPr>
          <w:rFonts w:ascii="Times New Roman" w:hAnsi="Times New Roman" w:cs="Times New Roman"/>
          <w:sz w:val="28"/>
          <w:szCs w:val="28"/>
        </w:rPr>
        <w:t xml:space="preserve"> Второй – после успешного исполнения операций </w:t>
      </w:r>
      <w:r w:rsidR="00DF44ED">
        <w:rPr>
          <w:rFonts w:ascii="Times New Roman" w:hAnsi="Times New Roman" w:cs="Times New Roman"/>
          <w:sz w:val="28"/>
          <w:szCs w:val="28"/>
          <w:lang w:val="en-US"/>
        </w:rPr>
        <w:t>DML</w:t>
      </w:r>
      <w:r w:rsidR="00DF44ED" w:rsidRPr="00DF44ED">
        <w:rPr>
          <w:rFonts w:ascii="Times New Roman" w:hAnsi="Times New Roman" w:cs="Times New Roman"/>
          <w:sz w:val="28"/>
          <w:szCs w:val="28"/>
        </w:rPr>
        <w:t>.</w:t>
      </w:r>
    </w:p>
    <w:p w14:paraId="5C662676" w14:textId="35A2CD7E" w:rsidR="002B12FA" w:rsidRDefault="00DF44E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2B12FA">
        <w:rPr>
          <w:rFonts w:ascii="Times New Roman" w:hAnsi="Times New Roman" w:cs="Times New Roman"/>
          <w:sz w:val="28"/>
          <w:szCs w:val="28"/>
        </w:rPr>
        <w:t xml:space="preserve">Скрипты создания </w:t>
      </w:r>
      <w:r>
        <w:rPr>
          <w:rFonts w:ascii="Times New Roman" w:hAnsi="Times New Roman" w:cs="Times New Roman"/>
          <w:sz w:val="28"/>
          <w:szCs w:val="28"/>
        </w:rPr>
        <w:t>ХП</w:t>
      </w:r>
      <w:r w:rsidR="002B12FA">
        <w:rPr>
          <w:rFonts w:ascii="Times New Roman" w:hAnsi="Times New Roman" w:cs="Times New Roman"/>
          <w:sz w:val="28"/>
          <w:szCs w:val="28"/>
        </w:rPr>
        <w:t xml:space="preserve"> и триггеров наход</w:t>
      </w:r>
      <w:r>
        <w:rPr>
          <w:rFonts w:ascii="Times New Roman" w:hAnsi="Times New Roman" w:cs="Times New Roman"/>
          <w:sz w:val="28"/>
          <w:szCs w:val="28"/>
        </w:rPr>
        <w:t>я</w:t>
      </w:r>
      <w:r w:rsidR="002B12FA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</w:rPr>
        <w:t>в Приложении 2</w:t>
      </w:r>
      <w:r w:rsidR="00E727DD">
        <w:rPr>
          <w:rFonts w:ascii="Times New Roman" w:hAnsi="Times New Roman" w:cs="Times New Roman"/>
          <w:sz w:val="28"/>
          <w:szCs w:val="28"/>
        </w:rPr>
        <w:t>.</w:t>
      </w:r>
    </w:p>
    <w:p w14:paraId="41B2210E" w14:textId="69AAFE75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5FF0CFAE" w14:textId="345C25BF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4E20DA91" w14:textId="5D6DBFC5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5662D343" w14:textId="284FA45B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126109EF" w14:textId="2FC6C541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778A27A0" w14:textId="77777777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6E8DBDDA" w14:textId="77777777" w:rsidR="00E727DD" w:rsidRDefault="00E727DD" w:rsidP="002B12FA">
      <w:pPr>
        <w:tabs>
          <w:tab w:val="left" w:pos="1141"/>
        </w:tabs>
        <w:rPr>
          <w:rFonts w:ascii="Times New Roman" w:hAnsi="Times New Roman" w:cs="Times New Roman"/>
          <w:sz w:val="28"/>
          <w:szCs w:val="28"/>
        </w:rPr>
      </w:pPr>
    </w:p>
    <w:p w14:paraId="65715A6A" w14:textId="7C3F7921" w:rsidR="001F7E5F" w:rsidRDefault="001F7E5F" w:rsidP="001F7E5F">
      <w:pPr>
        <w:pStyle w:val="a3"/>
        <w:numPr>
          <w:ilvl w:val="0"/>
          <w:numId w:val="30"/>
        </w:numPr>
        <w:tabs>
          <w:tab w:val="left" w:pos="1141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1F7E5F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клиентского приложени</w:t>
      </w:r>
      <w:r>
        <w:rPr>
          <w:rFonts w:ascii="Times New Roman" w:hAnsi="Times New Roman" w:cs="Times New Roman"/>
          <w:b/>
          <w:bCs/>
          <w:sz w:val="28"/>
          <w:szCs w:val="28"/>
        </w:rPr>
        <w:t>я</w:t>
      </w:r>
    </w:p>
    <w:p w14:paraId="429A6A3B" w14:textId="3A68A3F9" w:rsidR="001F7E5F" w:rsidRDefault="006162BB" w:rsidP="001F7E5F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6.1 </w:t>
      </w:r>
      <w:r w:rsidR="001F7E5F" w:rsidRPr="00161199">
        <w:rPr>
          <w:rFonts w:ascii="Times New Roman" w:hAnsi="Times New Roman" w:cs="Times New Roman"/>
          <w:b/>
          <w:bCs/>
          <w:sz w:val="28"/>
          <w:szCs w:val="28"/>
        </w:rPr>
        <w:t>Выбор программных компонентов клиентской части</w:t>
      </w:r>
    </w:p>
    <w:p w14:paraId="7ED2EF9F" w14:textId="5B31851E" w:rsidR="00161199" w:rsidRDefault="00161199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Клиентское приложение для данной курсовой работы было разработано в среде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1611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 на языке С</w:t>
      </w:r>
      <w:r w:rsidRPr="00161199"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>с использованием фреймворк</w:t>
      </w:r>
      <w:r w:rsidR="00067AC8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67AC8">
        <w:rPr>
          <w:rFonts w:ascii="Times New Roman" w:hAnsi="Times New Roman" w:cs="Times New Roman"/>
          <w:sz w:val="28"/>
          <w:szCs w:val="28"/>
        </w:rPr>
        <w:t xml:space="preserve"> и 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="00067AC8" w:rsidRPr="00067AC8">
        <w:rPr>
          <w:rFonts w:ascii="Times New Roman" w:hAnsi="Times New Roman" w:cs="Times New Roman"/>
          <w:sz w:val="28"/>
          <w:szCs w:val="28"/>
        </w:rPr>
        <w:t>.</w:t>
      </w:r>
      <w:r w:rsidR="00067AC8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161199">
        <w:rPr>
          <w:rFonts w:ascii="Times New Roman" w:hAnsi="Times New Roman" w:cs="Times New Roman"/>
          <w:sz w:val="28"/>
          <w:szCs w:val="28"/>
        </w:rPr>
        <w:t>.</w:t>
      </w:r>
    </w:p>
    <w:p w14:paraId="6DE7937E" w14:textId="7AECDCF8" w:rsidR="00161199" w:rsidRDefault="00067AC8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161199">
        <w:rPr>
          <w:sz w:val="28"/>
          <w:szCs w:val="28"/>
        </w:rPr>
        <w:t>реймворк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ASP</w:t>
      </w:r>
      <w:r w:rsidRPr="00067AC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="00161199">
        <w:rPr>
          <w:sz w:val="28"/>
          <w:szCs w:val="28"/>
        </w:rPr>
        <w:t xml:space="preserve"> обладает несколькими модулями для разработки веб-приложений. В работе был использован </w:t>
      </w:r>
      <w:r w:rsidR="00161199">
        <w:rPr>
          <w:sz w:val="28"/>
          <w:szCs w:val="28"/>
          <w:lang w:val="en-US"/>
        </w:rPr>
        <w:t>ASP</w:t>
      </w:r>
      <w:r w:rsidR="00161199" w:rsidRPr="00161199">
        <w:rPr>
          <w:sz w:val="28"/>
          <w:szCs w:val="28"/>
        </w:rPr>
        <w:t>.</w:t>
      </w:r>
      <w:r w:rsidR="00161199">
        <w:rPr>
          <w:sz w:val="28"/>
          <w:szCs w:val="28"/>
          <w:lang w:val="en-US"/>
        </w:rPr>
        <w:t>NET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>, который предоставляет создавать веб-страницы с использованием шаблона проектирования</w:t>
      </w:r>
      <w:r w:rsidR="00161199" w:rsidRPr="00161199">
        <w:rPr>
          <w:sz w:val="28"/>
          <w:szCs w:val="28"/>
        </w:rPr>
        <w:t xml:space="preserve"> </w:t>
      </w:r>
      <w:r w:rsidR="00161199">
        <w:rPr>
          <w:sz w:val="28"/>
          <w:szCs w:val="28"/>
          <w:lang w:val="en-US"/>
        </w:rPr>
        <w:t>MVC</w:t>
      </w:r>
      <w:r w:rsidR="00161199">
        <w:rPr>
          <w:sz w:val="28"/>
          <w:szCs w:val="28"/>
        </w:rPr>
        <w:t xml:space="preserve">. </w:t>
      </w:r>
    </w:p>
    <w:p w14:paraId="55924B16" w14:textId="1C7920AF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Платформа ASP.NET MVC базируется на взаимодействии трех компонентов: контроллера, модели и представления. </w:t>
      </w:r>
    </w:p>
    <w:p w14:paraId="7FE021B7" w14:textId="77777777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Контроллер принимает запросы, обрабатывает пользовательский ввод, взаимодействует с моделью и представлением и возвращает пользователю результат обработки запроса.</w:t>
      </w:r>
      <w:r>
        <w:rPr>
          <w:color w:val="202122"/>
          <w:sz w:val="28"/>
          <w:szCs w:val="28"/>
        </w:rPr>
        <w:t xml:space="preserve"> </w:t>
      </w:r>
    </w:p>
    <w:p w14:paraId="1D1F77AE" w14:textId="4B88D632" w:rsid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 xml:space="preserve">Модель представляет слой, описывающий логику организации данных в приложении. </w:t>
      </w:r>
      <w:r w:rsidR="009F358D">
        <w:rPr>
          <w:color w:val="202122"/>
          <w:sz w:val="28"/>
          <w:szCs w:val="28"/>
        </w:rPr>
        <w:t>В модель могут быть включены несколько экземпляров разных классов, что позволяет использовать лишь одну модель для получения данных.</w:t>
      </w:r>
    </w:p>
    <w:p w14:paraId="4561558B" w14:textId="77092417" w:rsidR="00161199" w:rsidRPr="00161199" w:rsidRDefault="00161199" w:rsidP="00E727DD">
      <w:pPr>
        <w:pStyle w:val="a5"/>
        <w:shd w:val="clear" w:color="auto" w:fill="FFFFFF"/>
        <w:spacing w:before="120" w:beforeAutospacing="0" w:after="120" w:afterAutospacing="0" w:line="360" w:lineRule="auto"/>
        <w:ind w:firstLine="708"/>
        <w:jc w:val="both"/>
        <w:rPr>
          <w:color w:val="202122"/>
          <w:sz w:val="28"/>
          <w:szCs w:val="28"/>
        </w:rPr>
      </w:pPr>
      <w:r w:rsidRPr="00161199">
        <w:rPr>
          <w:color w:val="202122"/>
          <w:sz w:val="28"/>
          <w:szCs w:val="28"/>
        </w:rPr>
        <w:t>Представление получает данные из контроллера и генерирует элементы пользовательского интерфейса для отображения информации.</w:t>
      </w:r>
      <w:r w:rsidR="009F358D">
        <w:rPr>
          <w:color w:val="202122"/>
          <w:sz w:val="28"/>
          <w:szCs w:val="28"/>
        </w:rPr>
        <w:t xml:space="preserve"> Для этого применяется смесь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 xml:space="preserve"># </w:t>
      </w:r>
      <w:r w:rsidR="009F358D">
        <w:rPr>
          <w:color w:val="202122"/>
          <w:sz w:val="28"/>
          <w:szCs w:val="28"/>
        </w:rPr>
        <w:t xml:space="preserve">и </w:t>
      </w:r>
      <w:r w:rsidR="009F358D">
        <w:rPr>
          <w:color w:val="202122"/>
          <w:sz w:val="28"/>
          <w:szCs w:val="28"/>
          <w:lang w:val="en-US"/>
        </w:rPr>
        <w:t>HTML</w:t>
      </w:r>
      <w:r w:rsidR="009F358D" w:rsidRPr="009F358D">
        <w:rPr>
          <w:color w:val="202122"/>
          <w:sz w:val="28"/>
          <w:szCs w:val="28"/>
        </w:rPr>
        <w:t xml:space="preserve"> – </w:t>
      </w:r>
      <w:r w:rsidR="009F358D">
        <w:rPr>
          <w:color w:val="202122"/>
          <w:sz w:val="28"/>
          <w:szCs w:val="28"/>
          <w:lang w:val="en-US"/>
        </w:rPr>
        <w:t>cshtml</w:t>
      </w:r>
      <w:r w:rsidR="009F358D" w:rsidRPr="009F358D">
        <w:rPr>
          <w:color w:val="202122"/>
          <w:sz w:val="28"/>
          <w:szCs w:val="28"/>
        </w:rPr>
        <w:t>.</w:t>
      </w:r>
      <w:r w:rsidR="009F358D">
        <w:rPr>
          <w:color w:val="202122"/>
          <w:sz w:val="28"/>
          <w:szCs w:val="28"/>
        </w:rPr>
        <w:t xml:space="preserve"> Это позволяет получать и обрабатывать данные посредством как языка </w:t>
      </w:r>
      <w:r w:rsidR="009F358D">
        <w:rPr>
          <w:color w:val="202122"/>
          <w:sz w:val="28"/>
          <w:szCs w:val="28"/>
          <w:lang w:val="en-US"/>
        </w:rPr>
        <w:t>C</w:t>
      </w:r>
      <w:r w:rsidR="009F358D" w:rsidRPr="009F358D">
        <w:rPr>
          <w:color w:val="202122"/>
          <w:sz w:val="28"/>
          <w:szCs w:val="28"/>
        </w:rPr>
        <w:t>#</w:t>
      </w:r>
      <w:r w:rsidR="009F358D">
        <w:rPr>
          <w:color w:val="202122"/>
          <w:sz w:val="28"/>
          <w:szCs w:val="28"/>
        </w:rPr>
        <w:t xml:space="preserve">, так и </w:t>
      </w:r>
      <w:r w:rsidR="009F358D">
        <w:rPr>
          <w:color w:val="202122"/>
          <w:sz w:val="28"/>
          <w:szCs w:val="28"/>
          <w:lang w:val="en-US"/>
        </w:rPr>
        <w:t>JavaScript</w:t>
      </w:r>
      <w:r w:rsidR="009F358D">
        <w:rPr>
          <w:color w:val="202122"/>
          <w:sz w:val="28"/>
          <w:szCs w:val="28"/>
        </w:rPr>
        <w:t>,</w:t>
      </w:r>
      <w:r w:rsidR="009F358D" w:rsidRPr="009F358D">
        <w:rPr>
          <w:color w:val="202122"/>
          <w:sz w:val="28"/>
          <w:szCs w:val="28"/>
        </w:rPr>
        <w:t xml:space="preserve"> </w:t>
      </w:r>
      <w:r w:rsidR="009F358D">
        <w:rPr>
          <w:color w:val="202122"/>
          <w:sz w:val="28"/>
          <w:szCs w:val="28"/>
        </w:rPr>
        <w:t xml:space="preserve">а также отрисовывать страницы с помощью </w:t>
      </w:r>
      <w:r w:rsidR="009F358D">
        <w:rPr>
          <w:color w:val="202122"/>
          <w:sz w:val="28"/>
          <w:szCs w:val="28"/>
          <w:lang w:val="en-US"/>
        </w:rPr>
        <w:t>CSS</w:t>
      </w:r>
      <w:r w:rsidR="009F358D">
        <w:rPr>
          <w:color w:val="202122"/>
          <w:sz w:val="28"/>
          <w:szCs w:val="28"/>
        </w:rPr>
        <w:t>.</w:t>
      </w:r>
    </w:p>
    <w:p w14:paraId="3E0746A8" w14:textId="1CE1360B" w:rsidR="00161199" w:rsidRPr="00AC45BB" w:rsidRDefault="00067AC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Фреймворк </w:t>
      </w:r>
      <w:r>
        <w:rPr>
          <w:rFonts w:ascii="Times New Roman" w:hAnsi="Times New Roman" w:cs="Times New Roman"/>
          <w:sz w:val="28"/>
          <w:szCs w:val="28"/>
          <w:lang w:val="en-US"/>
        </w:rPr>
        <w:t>ADO</w:t>
      </w:r>
      <w:r w:rsidRPr="00067A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067AC8">
        <w:rPr>
          <w:rFonts w:ascii="Times New Roman" w:hAnsi="Times New Roman" w:cs="Times New Roman"/>
          <w:sz w:val="28"/>
          <w:szCs w:val="28"/>
        </w:rPr>
        <w:t xml:space="preserve"> - 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технология, предоставляющая доступ и управление </w:t>
      </w:r>
      <w:r>
        <w:rPr>
          <w:rFonts w:ascii="Times New Roman" w:hAnsi="Times New Roman" w:cs="Times New Roman"/>
          <w:sz w:val="28"/>
          <w:szCs w:val="28"/>
        </w:rPr>
        <w:t>данным</w:t>
      </w:r>
      <w:r w:rsidRPr="00067AC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хранящимся в базе данных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данной курсовой используется доступ к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Microsoft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SQL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Server</w:t>
      </w:r>
      <w:r w:rsidRPr="00AC45BB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7230949F" w14:textId="4CC299B0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08ECD93" w14:textId="61717C08" w:rsidR="009F358D" w:rsidRDefault="009F358D" w:rsidP="0016119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FD0B5DE" w14:textId="34DE00FB" w:rsidR="009F358D" w:rsidRDefault="009F358D" w:rsidP="00067AC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F01F75" w14:textId="4FBAE750" w:rsidR="009F358D" w:rsidRPr="009F358D" w:rsidRDefault="006162BB" w:rsidP="00161199">
      <w:pPr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6.2 </w:t>
      </w:r>
      <w:r w:rsidR="009F358D" w:rsidRPr="009F358D">
        <w:rPr>
          <w:rFonts w:ascii="Times New Roman" w:hAnsi="Times New Roman" w:cs="Times New Roman"/>
          <w:b/>
          <w:bCs/>
          <w:sz w:val="28"/>
          <w:szCs w:val="28"/>
        </w:rPr>
        <w:t>Разработка интерфейса пользователя</w:t>
      </w:r>
    </w:p>
    <w:p w14:paraId="67963EE5" w14:textId="5C485864" w:rsidR="009F358D" w:rsidRDefault="005F342A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данной курсовой работы был разработан </w:t>
      </w:r>
      <w:r w:rsidR="006162BB">
        <w:rPr>
          <w:rFonts w:ascii="Times New Roman" w:hAnsi="Times New Roman" w:cs="Times New Roman"/>
          <w:sz w:val="28"/>
          <w:szCs w:val="28"/>
        </w:rPr>
        <w:t>веб-</w:t>
      </w:r>
      <w:r>
        <w:rPr>
          <w:rFonts w:ascii="Times New Roman" w:hAnsi="Times New Roman" w:cs="Times New Roman"/>
          <w:sz w:val="28"/>
          <w:szCs w:val="28"/>
        </w:rPr>
        <w:t xml:space="preserve">сайт на фреймворке </w:t>
      </w:r>
      <w:r>
        <w:rPr>
          <w:rFonts w:ascii="Times New Roman" w:hAnsi="Times New Roman" w:cs="Times New Roman"/>
          <w:sz w:val="28"/>
          <w:szCs w:val="28"/>
          <w:lang w:val="en-US"/>
        </w:rPr>
        <w:t>ASP</w:t>
      </w:r>
      <w:r w:rsidRPr="005F342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использованием языков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F342A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F34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162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162BB">
        <w:rPr>
          <w:rFonts w:ascii="Times New Roman" w:hAnsi="Times New Roman" w:cs="Times New Roman"/>
          <w:sz w:val="28"/>
          <w:szCs w:val="28"/>
        </w:rPr>
        <w:t>.</w:t>
      </w:r>
      <w:r w:rsidR="006162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E73D18A" w14:textId="52D5E768" w:rsidR="006B7ADC" w:rsidRDefault="006B7ADC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Подключение к базе данных производится автоматически при запуске сайта.</w:t>
      </w:r>
    </w:p>
    <w:p w14:paraId="249D4EDF" w14:textId="58F47595" w:rsidR="006162BB" w:rsidRDefault="006162BB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запуска сайта пользователю выводится информация о текущих фильмах в кинотеатре: изображение, название, режиссер и кнопка для перехода к сеансам на соответственный фильм.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Стартовая страница приведена на рисунке 6.2.1</w:t>
      </w:r>
    </w:p>
    <w:p w14:paraId="0707658C" w14:textId="4F13D2C3" w:rsidR="006162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 w:rsidRPr="006162B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111C4A" wp14:editId="21AB98DB">
            <wp:extent cx="5940425" cy="32486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1C5B" w14:textId="131D0C76" w:rsidR="006162BB" w:rsidRDefault="006162BB" w:rsidP="003114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6.2.1 – Стартовая страница</w:t>
      </w:r>
    </w:p>
    <w:p w14:paraId="5C73CAB4" w14:textId="6134524D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F4637EE" w14:textId="33DC64C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12EC6D" w14:textId="5604EC09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DFF854" w14:textId="4C4666F0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E7D669" w14:textId="30195017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62242F1" w14:textId="7B6F076A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1165FB" w14:textId="77777777" w:rsidR="003114ED" w:rsidRDefault="003114ED" w:rsidP="006B7ADC">
      <w:pPr>
        <w:rPr>
          <w:rFonts w:ascii="Times New Roman" w:hAnsi="Times New Roman" w:cs="Times New Roman"/>
          <w:sz w:val="28"/>
          <w:szCs w:val="28"/>
        </w:rPr>
      </w:pPr>
    </w:p>
    <w:p w14:paraId="6B2640BB" w14:textId="5D856C47" w:rsidR="006162BB" w:rsidRPr="00AC45BB" w:rsidRDefault="006162BB" w:rsidP="006162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перехода к сеансам пользователь получает </w:t>
      </w:r>
      <w:r w:rsidR="003114ED">
        <w:rPr>
          <w:rFonts w:ascii="Times New Roman" w:hAnsi="Times New Roman" w:cs="Times New Roman"/>
          <w:sz w:val="28"/>
          <w:szCs w:val="28"/>
        </w:rPr>
        <w:t>информацию о доступных сеансах, а также развернутую информацию о фильмах.</w:t>
      </w:r>
      <w:r w:rsidR="001731D8">
        <w:rPr>
          <w:rFonts w:ascii="Times New Roman" w:hAnsi="Times New Roman" w:cs="Times New Roman"/>
          <w:sz w:val="28"/>
          <w:szCs w:val="28"/>
        </w:rPr>
        <w:t xml:space="preserve"> Данная страница приведена на рисунке 6.2.2.</w:t>
      </w:r>
    </w:p>
    <w:p w14:paraId="7A5558FF" w14:textId="128207CE" w:rsidR="003114ED" w:rsidRDefault="003114ED" w:rsidP="003114E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4E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FB9717F" wp14:editId="5298A7CF">
            <wp:extent cx="5940425" cy="3248660"/>
            <wp:effectExtent l="0" t="0" r="3175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D0BD" w14:textId="565BAC8F" w:rsidR="006B7ADC" w:rsidRDefault="003114ED" w:rsidP="001731D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6.2.2 – Страница фильма</w:t>
      </w:r>
    </w:p>
    <w:p w14:paraId="28290EEA" w14:textId="41A79DC0" w:rsidR="003114ED" w:rsidRDefault="003114ED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Далее, при выборе сеанса будет выведены данные о нем: доступные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(полупрозрачные), выбранные (обведенные)</w:t>
      </w:r>
      <w:r>
        <w:rPr>
          <w:rFonts w:ascii="Times New Roman" w:hAnsi="Times New Roman" w:cs="Times New Roman"/>
          <w:sz w:val="28"/>
          <w:szCs w:val="28"/>
        </w:rPr>
        <w:t xml:space="preserve"> и занятые</w:t>
      </w:r>
      <w:r w:rsidR="006B7ADC">
        <w:rPr>
          <w:rFonts w:ascii="Times New Roman" w:hAnsi="Times New Roman" w:cs="Times New Roman"/>
          <w:sz w:val="28"/>
          <w:szCs w:val="28"/>
        </w:rPr>
        <w:t xml:space="preserve"> (непрозрачные)</w:t>
      </w:r>
      <w:r>
        <w:rPr>
          <w:rFonts w:ascii="Times New Roman" w:hAnsi="Times New Roman" w:cs="Times New Roman"/>
          <w:sz w:val="28"/>
          <w:szCs w:val="28"/>
        </w:rPr>
        <w:t xml:space="preserve"> места, </w:t>
      </w:r>
      <w:r w:rsidR="006B7ADC">
        <w:rPr>
          <w:rFonts w:ascii="Times New Roman" w:hAnsi="Times New Roman" w:cs="Times New Roman"/>
          <w:sz w:val="28"/>
          <w:szCs w:val="28"/>
        </w:rPr>
        <w:t>информация о сеансе и кнопка покупки билета.</w:t>
      </w:r>
      <w:r w:rsidR="001731D8">
        <w:rPr>
          <w:rFonts w:ascii="Times New Roman" w:hAnsi="Times New Roman" w:cs="Times New Roman"/>
          <w:sz w:val="28"/>
          <w:szCs w:val="28"/>
        </w:rPr>
        <w:t xml:space="preserve"> Страница приведена на рисунке 6.2.3.</w:t>
      </w:r>
    </w:p>
    <w:p w14:paraId="19D78136" w14:textId="7B886058" w:rsidR="006B7ADC" w:rsidRDefault="006B7ADC" w:rsidP="003114ED">
      <w:pPr>
        <w:jc w:val="both"/>
        <w:rPr>
          <w:rFonts w:ascii="Times New Roman" w:hAnsi="Times New Roman" w:cs="Times New Roman"/>
          <w:sz w:val="28"/>
          <w:szCs w:val="28"/>
        </w:rPr>
      </w:pPr>
      <w:r w:rsidRPr="006B7AD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A3472" wp14:editId="5A654EAE">
            <wp:extent cx="5940425" cy="3248660"/>
            <wp:effectExtent l="0" t="0" r="3175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D448" w14:textId="25CF46EC" w:rsidR="006B7ADC" w:rsidRDefault="006B7ADC" w:rsidP="008D55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6.2.3 – Страница сеанса фильма</w:t>
      </w:r>
    </w:p>
    <w:p w14:paraId="79988668" w14:textId="2D117964" w:rsidR="006B7ADC" w:rsidRPr="006B7ADC" w:rsidRDefault="006B7ADC" w:rsidP="006B7ADC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B7ADC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Разработка программной документации</w:t>
      </w:r>
    </w:p>
    <w:p w14:paraId="5A55FEDD" w14:textId="7B49CB33" w:rsidR="006B7ADC" w:rsidRPr="001731D8" w:rsidRDefault="006B7ADC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5631F7" w:rsidRPr="001731D8">
        <w:rPr>
          <w:rFonts w:ascii="Times New Roman" w:hAnsi="Times New Roman" w:cs="Times New Roman"/>
          <w:b/>
          <w:bCs/>
          <w:sz w:val="28"/>
          <w:szCs w:val="28"/>
        </w:rPr>
        <w:t>Назначение программы</w:t>
      </w:r>
    </w:p>
    <w:p w14:paraId="5905527F" w14:textId="411CD229" w:rsidR="005631F7" w:rsidRDefault="005631F7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Программа представляет собой веб-приложение кинотеатра, позволяющее получать информацию о фильмах, сеансах, а также заказывать (бронировать) билеты на выбранные сеансы.</w:t>
      </w:r>
    </w:p>
    <w:p w14:paraId="09B7564D" w14:textId="36D9FD53" w:rsidR="005631F7" w:rsidRPr="001731D8" w:rsidRDefault="005631F7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731D8">
        <w:rPr>
          <w:rFonts w:ascii="Times New Roman" w:hAnsi="Times New Roman" w:cs="Times New Roman"/>
          <w:b/>
          <w:bCs/>
          <w:sz w:val="28"/>
          <w:szCs w:val="28"/>
        </w:rPr>
        <w:tab/>
        <w:t>Программные и аппаратные средства</w:t>
      </w:r>
    </w:p>
    <w:p w14:paraId="68A32A66" w14:textId="19640B1C" w:rsidR="003378D2" w:rsidRDefault="007D5760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1731D8">
        <w:rPr>
          <w:rFonts w:ascii="Times New Roman" w:hAnsi="Times New Roman" w:cs="Times New Roman"/>
          <w:sz w:val="28"/>
          <w:szCs w:val="28"/>
        </w:rPr>
        <w:t>Для корректной работы веб-сайта в качестве аппаратного средства нужен ПК, обладающий следующими минимальными характеристиками:</w:t>
      </w:r>
    </w:p>
    <w:p w14:paraId="3F96EEF1" w14:textId="0E938658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ОС: любая ОС;</w:t>
      </w:r>
    </w:p>
    <w:p w14:paraId="21107AF0" w14:textId="0DB2182C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ОЗУ: не менее 1 Гб;</w:t>
      </w:r>
    </w:p>
    <w:p w14:paraId="04561718" w14:textId="39FD486E" w:rsidR="001731D8" w:rsidRDefault="001731D8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интернет-соединения.</w:t>
      </w:r>
    </w:p>
    <w:p w14:paraId="160B0A37" w14:textId="0559E96F" w:rsidR="001731D8" w:rsidRPr="001731D8" w:rsidRDefault="001731D8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программного средства необходим любой современный браузер.</w:t>
      </w:r>
    </w:p>
    <w:p w14:paraId="16F02717" w14:textId="5AA8C9FB" w:rsidR="003378D2" w:rsidRPr="000D40AD" w:rsidRDefault="001731D8" w:rsidP="00E727D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D40AD">
        <w:rPr>
          <w:rFonts w:ascii="Times New Roman" w:hAnsi="Times New Roman" w:cs="Times New Roman"/>
          <w:b/>
          <w:bCs/>
          <w:sz w:val="28"/>
          <w:szCs w:val="28"/>
        </w:rPr>
        <w:tab/>
        <w:t>Выполнение программы</w:t>
      </w:r>
    </w:p>
    <w:p w14:paraId="18597C53" w14:textId="373F985D" w:rsidR="001731D8" w:rsidRDefault="001731D8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данной курсовой работы сайт не был помещен на хостинг в связи с проблемами установления работы базы данных. Поэтому </w:t>
      </w:r>
      <w:r w:rsidR="000D40AD">
        <w:rPr>
          <w:rFonts w:ascii="Times New Roman" w:hAnsi="Times New Roman" w:cs="Times New Roman"/>
          <w:sz w:val="28"/>
          <w:szCs w:val="28"/>
        </w:rPr>
        <w:t xml:space="preserve">запуск сайта может быть осуществлен только через среду разработки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0D40AD" w:rsidRPr="000D40AD">
        <w:rPr>
          <w:rFonts w:ascii="Times New Roman" w:hAnsi="Times New Roman" w:cs="Times New Roman"/>
          <w:sz w:val="28"/>
          <w:szCs w:val="28"/>
        </w:rPr>
        <w:t xml:space="preserve"> </w:t>
      </w:r>
      <w:r w:rsidR="000D40AD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0D40AD" w:rsidRPr="000D40AD">
        <w:rPr>
          <w:rFonts w:ascii="Times New Roman" w:hAnsi="Times New Roman" w:cs="Times New Roman"/>
          <w:sz w:val="28"/>
          <w:szCs w:val="28"/>
        </w:rPr>
        <w:t>.</w:t>
      </w:r>
    </w:p>
    <w:p w14:paraId="1DC5042D" w14:textId="0E60F0DD" w:rsidR="000D40AD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Вся работа производится в браузере.</w:t>
      </w:r>
    </w:p>
    <w:p w14:paraId="2021C05C" w14:textId="59E58CA8" w:rsidR="00756FE3" w:rsidRDefault="000D40AD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завершения работы можно либо закрыть браузер, либо остановить отладку в </w:t>
      </w:r>
      <w:r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0D40A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D40AD">
        <w:rPr>
          <w:rFonts w:ascii="Times New Roman" w:hAnsi="Times New Roman" w:cs="Times New Roman"/>
          <w:sz w:val="28"/>
          <w:szCs w:val="28"/>
        </w:rPr>
        <w:t>.</w:t>
      </w:r>
    </w:p>
    <w:p w14:paraId="5651E1E5" w14:textId="77777777" w:rsidR="00756FE3" w:rsidRDefault="00756FE3" w:rsidP="00756FE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796B99" w14:textId="62218573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0987CF" w14:textId="77ABF3C7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AB4027F" w14:textId="06D07684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5F5829" w14:textId="12C5C4D6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AEFD04" w14:textId="522D39D3" w:rsidR="003378D2" w:rsidRDefault="003378D2" w:rsidP="006B7AD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C103669" w14:textId="2B5B5C49" w:rsidR="003378D2" w:rsidRPr="003378D2" w:rsidRDefault="003378D2" w:rsidP="003378D2">
      <w:pPr>
        <w:pStyle w:val="a3"/>
        <w:numPr>
          <w:ilvl w:val="0"/>
          <w:numId w:val="30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378D2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ИС</w:t>
      </w:r>
    </w:p>
    <w:p w14:paraId="156145F6" w14:textId="2191C2C9" w:rsidR="0031176B" w:rsidRDefault="006613A8" w:rsidP="0031176B">
      <w:pPr>
        <w:ind w:left="705"/>
        <w:jc w:val="both"/>
        <w:rPr>
          <w:rFonts w:ascii="Times New Roman" w:hAnsi="Times New Roman" w:cs="Times New Roman"/>
          <w:sz w:val="28"/>
          <w:szCs w:val="28"/>
        </w:rPr>
      </w:pPr>
      <w:r w:rsidRPr="006613A8">
        <w:rPr>
          <w:rFonts w:ascii="Times New Roman" w:hAnsi="Times New Roman" w:cs="Times New Roman"/>
          <w:b/>
          <w:bCs/>
          <w:sz w:val="28"/>
          <w:szCs w:val="28"/>
        </w:rPr>
        <w:t xml:space="preserve">Тестирование ограничений </w:t>
      </w:r>
    </w:p>
    <w:p w14:paraId="119B86D3" w14:textId="53D2EB77" w:rsidR="006613A8" w:rsidRDefault="006613A8" w:rsidP="0031176B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176B">
        <w:rPr>
          <w:rFonts w:ascii="Times New Roman" w:hAnsi="Times New Roman" w:cs="Times New Roman"/>
          <w:sz w:val="28"/>
          <w:szCs w:val="28"/>
        </w:rPr>
        <w:t>Правило, ограничивающее минимальную стоимость рекламы:</w:t>
      </w:r>
    </w:p>
    <w:p w14:paraId="5DA00933" w14:textId="2FF22951" w:rsidR="009C09BC" w:rsidRPr="009C09BC" w:rsidRDefault="009C09B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проводится методом черного ящика с помощью классов эквивалентности. Для проверки используется два класса:</w:t>
      </w:r>
    </w:p>
    <w:p w14:paraId="329B720E" w14:textId="2A5B3062" w:rsidR="009C09BC" w:rsidRPr="009C09BC" w:rsidRDefault="009C09BC" w:rsidP="009C09BC">
      <w:pPr>
        <w:pStyle w:val="a3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заходится за разрешенным пределом (меньше 5000):</w:t>
      </w:r>
    </w:p>
    <w:p w14:paraId="3E66B325" w14:textId="1F3A3DB8" w:rsidR="00CC13E2" w:rsidRDefault="00434802" w:rsidP="00CC13E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3480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8140FC0" wp14:editId="59E0C6DF">
            <wp:extent cx="5940425" cy="1541780"/>
            <wp:effectExtent l="0" t="0" r="3175" b="127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EBAC" w14:textId="7827D54D" w:rsidR="009C09BC" w:rsidRDefault="00434802" w:rsidP="004348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8.3 – Ошибка выполнения</w:t>
      </w:r>
      <w:r w:rsidR="000B3693">
        <w:rPr>
          <w:rFonts w:ascii="Times New Roman" w:hAnsi="Times New Roman" w:cs="Times New Roman"/>
          <w:sz w:val="28"/>
          <w:szCs w:val="28"/>
        </w:rPr>
        <w:t xml:space="preserve"> вставки</w:t>
      </w:r>
    </w:p>
    <w:p w14:paraId="5F666DAC" w14:textId="3346A229" w:rsidR="009C09BC" w:rsidRPr="009C09BC" w:rsidRDefault="009C09BC" w:rsidP="009C09BC">
      <w:pPr>
        <w:pStyle w:val="a3"/>
        <w:numPr>
          <w:ilvl w:val="0"/>
          <w:numId w:val="4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Стоимость находится в разрешенных пределах (больше 5000):</w:t>
      </w:r>
    </w:p>
    <w:p w14:paraId="32E09D98" w14:textId="6740EDBF" w:rsidR="000B3693" w:rsidRDefault="000B3693" w:rsidP="00434802">
      <w:pPr>
        <w:jc w:val="center"/>
        <w:rPr>
          <w:rFonts w:ascii="Times New Roman" w:hAnsi="Times New Roman" w:cs="Times New Roman"/>
          <w:sz w:val="28"/>
          <w:szCs w:val="28"/>
        </w:rPr>
      </w:pPr>
      <w:r w:rsidRPr="000B369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529E7" wp14:editId="318570B0">
            <wp:extent cx="2543530" cy="1314633"/>
            <wp:effectExtent l="0" t="0" r="952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6EC16" w14:textId="27FC63EA" w:rsidR="009C09BC" w:rsidRDefault="000B3693" w:rsidP="00E727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AB03CF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Успешное выполнение</w:t>
      </w:r>
    </w:p>
    <w:p w14:paraId="4D61C499" w14:textId="3B9B6733" w:rsidR="009C09BC" w:rsidRPr="009C09BC" w:rsidRDefault="008B7D72" w:rsidP="009C09BC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Умолчание, задающее путь к стандартному изображению файла:</w:t>
      </w:r>
    </w:p>
    <w:p w14:paraId="1FB1E674" w14:textId="0875D363" w:rsidR="008B7D72" w:rsidRPr="0031176B" w:rsidRDefault="008B7D72" w:rsidP="008B7D72">
      <w:pPr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Пропущено значение изображения пути для фильма. Ожидается </w:t>
      </w:r>
      <w:r w:rsidRPr="0031176B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31176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31176B">
        <w:rPr>
          <w:rFonts w:ascii="Times New Roman" w:hAnsi="Times New Roman" w:cs="Times New Roman"/>
          <w:sz w:val="28"/>
          <w:szCs w:val="28"/>
        </w:rPr>
        <w:t>’.</w:t>
      </w:r>
    </w:p>
    <w:p w14:paraId="25A92C3C" w14:textId="5B8B6FFD" w:rsidR="008B7D72" w:rsidRDefault="008B7D72" w:rsidP="008B7D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B7D7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3B29D3A" wp14:editId="4BD148B1">
            <wp:extent cx="5514976" cy="1674421"/>
            <wp:effectExtent l="0" t="0" r="0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519615" cy="167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F6B" w14:textId="2B2ED2C0" w:rsidR="005F36FA" w:rsidRDefault="008B7D72" w:rsidP="008B7D7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AB03C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вставки данных</w:t>
      </w:r>
    </w:p>
    <w:p w14:paraId="7D1C7B76" w14:textId="7625C698" w:rsidR="008B7D72" w:rsidRDefault="008B7D72" w:rsidP="008B7D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B7D72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Тестирование представлений</w:t>
      </w:r>
    </w:p>
    <w:p w14:paraId="31F64F90" w14:textId="2254F884" w:rsidR="005F36FA" w:rsidRDefault="005F36FA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Тестирование представления, выводящего информацию о сеансах</w:t>
      </w:r>
      <w:r w:rsidR="009C09BC">
        <w:rPr>
          <w:rFonts w:ascii="Times New Roman" w:hAnsi="Times New Roman" w:cs="Times New Roman"/>
          <w:sz w:val="28"/>
          <w:szCs w:val="28"/>
        </w:rPr>
        <w:t xml:space="preserve"> с возрастным рейтингом от 6 до 13</w:t>
      </w:r>
      <w:r w:rsidRPr="005F36FA">
        <w:rPr>
          <w:rFonts w:ascii="Times New Roman" w:hAnsi="Times New Roman" w:cs="Times New Roman"/>
          <w:sz w:val="28"/>
          <w:szCs w:val="28"/>
        </w:rPr>
        <w:t>:</w:t>
      </w:r>
    </w:p>
    <w:p w14:paraId="25B618A3" w14:textId="0F33CF73" w:rsidR="009A6287" w:rsidRDefault="009C09BC" w:rsidP="009C09BC">
      <w:pPr>
        <w:jc w:val="center"/>
        <w:rPr>
          <w:rFonts w:ascii="Times New Roman" w:hAnsi="Times New Roman" w:cs="Times New Roman"/>
          <w:sz w:val="28"/>
          <w:szCs w:val="28"/>
        </w:rPr>
      </w:pPr>
      <w:r w:rsidRPr="009C0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0C5662" wp14:editId="1A29F756">
            <wp:extent cx="5940425" cy="1404620"/>
            <wp:effectExtent l="0" t="0" r="3175" b="508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C623" w14:textId="79D02EA6" w:rsidR="009A6287" w:rsidRDefault="009C09B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будет проводиться методом черного ящика с помощью классов эквивалентности.</w:t>
      </w:r>
    </w:p>
    <w:p w14:paraId="429A81AD" w14:textId="4A428222" w:rsidR="009C09BC" w:rsidRDefault="009C09B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Для проверки будет использоваться два класса эквивалентности:</w:t>
      </w:r>
    </w:p>
    <w:p w14:paraId="45B5EB89" w14:textId="04D6D6B1" w:rsidR="009C09BC" w:rsidRPr="009C09BC" w:rsidRDefault="009C09BC" w:rsidP="009C09BC">
      <w:pPr>
        <w:pStyle w:val="a3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09BC">
        <w:rPr>
          <w:rFonts w:ascii="Times New Roman" w:hAnsi="Times New Roman" w:cs="Times New Roman"/>
          <w:sz w:val="28"/>
          <w:szCs w:val="28"/>
        </w:rPr>
        <w:t>Значение возрастного рейтинга находится в заданных границах:</w:t>
      </w:r>
    </w:p>
    <w:p w14:paraId="49225824" w14:textId="03A1B8E0" w:rsidR="009C09BC" w:rsidRDefault="009C09BC" w:rsidP="009C09BC">
      <w:pPr>
        <w:jc w:val="center"/>
        <w:rPr>
          <w:rFonts w:ascii="Times New Roman" w:hAnsi="Times New Roman" w:cs="Times New Roman"/>
          <w:sz w:val="28"/>
          <w:szCs w:val="28"/>
        </w:rPr>
      </w:pPr>
      <w:r w:rsidRPr="009C0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40133" wp14:editId="44C4229C">
            <wp:extent cx="5940425" cy="1403985"/>
            <wp:effectExtent l="0" t="0" r="3175" b="57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1308" w14:textId="23E41DE7" w:rsidR="009C09BC" w:rsidRDefault="009C09BC" w:rsidP="009C09B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8.3 – Результат выборки</w:t>
      </w:r>
    </w:p>
    <w:p w14:paraId="7F81DA97" w14:textId="33ABCF76" w:rsidR="009C09BC" w:rsidRDefault="009C09BC" w:rsidP="009C09B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42BE67" w14:textId="72981DB1" w:rsidR="009C09BC" w:rsidRPr="009C09BC" w:rsidRDefault="009C09BC" w:rsidP="009C09BC">
      <w:pPr>
        <w:pStyle w:val="a3"/>
        <w:numPr>
          <w:ilvl w:val="0"/>
          <w:numId w:val="5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C09BC">
        <w:rPr>
          <w:rFonts w:ascii="Times New Roman" w:hAnsi="Times New Roman" w:cs="Times New Roman"/>
          <w:sz w:val="28"/>
          <w:szCs w:val="28"/>
        </w:rPr>
        <w:t>Значение возрастного рейтинга находится за пределами границ:</w:t>
      </w:r>
    </w:p>
    <w:p w14:paraId="640B8732" w14:textId="5757E866" w:rsidR="009C09BC" w:rsidRPr="009C09BC" w:rsidRDefault="009C09BC" w:rsidP="009C09B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этом случае данные о сеансах не попадут в выборку.</w:t>
      </w:r>
    </w:p>
    <w:p w14:paraId="6CA9DC80" w14:textId="0B10E296" w:rsidR="005F36FA" w:rsidRPr="009C09BC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15266ECD" w14:textId="7E75720E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AA57D24" w14:textId="39BECA3C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6138E2" w14:textId="17D0352F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9501F3" w14:textId="547891C1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7C8815" w14:textId="347D67D8" w:rsid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0E2793" w14:textId="77777777" w:rsidR="005F36FA" w:rsidRPr="005F36FA" w:rsidRDefault="005F36FA" w:rsidP="005F36F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1DEE96" w14:textId="6C644305" w:rsidR="00C43BFC" w:rsidRDefault="00C43BFC" w:rsidP="008B7D7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3BFC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  <w:t>Тестирование ХП и триггеров</w:t>
      </w:r>
    </w:p>
    <w:p w14:paraId="5D6C1A04" w14:textId="169139A8" w:rsidR="00C43BFC" w:rsidRDefault="0031176B" w:rsidP="0031176B">
      <w:pPr>
        <w:pStyle w:val="a3"/>
        <w:numPr>
          <w:ilvl w:val="0"/>
          <w:numId w:val="2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31176B">
        <w:rPr>
          <w:rFonts w:ascii="Times New Roman" w:hAnsi="Times New Roman" w:cs="Times New Roman"/>
          <w:sz w:val="28"/>
          <w:szCs w:val="28"/>
        </w:rPr>
        <w:t>Тестирование процедуры вставки сеанса:</w:t>
      </w:r>
    </w:p>
    <w:p w14:paraId="3AEC9932" w14:textId="21BDEFC7" w:rsidR="009765F1" w:rsidRDefault="009765F1" w:rsidP="000E7A6E">
      <w:pPr>
        <w:ind w:left="360" w:firstLine="34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будет проводиться методом белого ящика.</w:t>
      </w:r>
    </w:p>
    <w:p w14:paraId="4275CA8A" w14:textId="3C4B3977" w:rsidR="009765F1" w:rsidRDefault="009765F1" w:rsidP="009765F1">
      <w:pPr>
        <w:pStyle w:val="a3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потокового графа:</w:t>
      </w:r>
    </w:p>
    <w:p w14:paraId="2CE85469" w14:textId="4EEBA41E" w:rsidR="009765F1" w:rsidRDefault="000D510C" w:rsidP="009765F1">
      <w:pPr>
        <w:rPr>
          <w:rFonts w:ascii="Times New Roman" w:hAnsi="Times New Roman" w:cs="Times New Roman"/>
          <w:sz w:val="28"/>
          <w:szCs w:val="28"/>
        </w:rPr>
      </w:pPr>
      <w:r w:rsidRPr="000D51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03E4A5" wp14:editId="2B0DC426">
            <wp:extent cx="5940425" cy="3444240"/>
            <wp:effectExtent l="0" t="0" r="3175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5DE9" w14:textId="0200A8A4" w:rsidR="009765F1" w:rsidRDefault="009765F1" w:rsidP="009765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Пронумерованные операторы текста</w:t>
      </w:r>
    </w:p>
    <w:p w14:paraId="542BBC45" w14:textId="77777777" w:rsidR="000D510C" w:rsidRDefault="000D510C" w:rsidP="009765F1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B7836F" w14:textId="35F08B85" w:rsidR="009765F1" w:rsidRDefault="009765F1" w:rsidP="009765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510C" w:rsidRPr="000D51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2548E1" wp14:editId="7969CF3A">
            <wp:extent cx="1238423" cy="284837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B96B" w14:textId="64037C8A" w:rsidR="000D510C" w:rsidRDefault="000D510C" w:rsidP="009765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Потоковый граф</w:t>
      </w:r>
    </w:p>
    <w:p w14:paraId="0014B64B" w14:textId="35A210BF" w:rsidR="000D510C" w:rsidRDefault="000D510C" w:rsidP="000D510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64E9D0" w14:textId="4C5ED98E" w:rsidR="000D510C" w:rsidRPr="000D510C" w:rsidRDefault="000D510C" w:rsidP="00E727DD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510C">
        <w:rPr>
          <w:rFonts w:ascii="Times New Roman" w:hAnsi="Times New Roman" w:cs="Times New Roman"/>
          <w:sz w:val="28"/>
          <w:szCs w:val="28"/>
        </w:rPr>
        <w:lastRenderedPageBreak/>
        <w:t>Определение цикломатической сложности потокового графа:</w:t>
      </w:r>
    </w:p>
    <w:p w14:paraId="276AAB27" w14:textId="77777777" w:rsidR="000D510C" w:rsidRDefault="000D510C" w:rsidP="00E727DD">
      <w:pPr>
        <w:pStyle w:val="a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числу регионов – 4;</w:t>
      </w:r>
    </w:p>
    <w:p w14:paraId="4234C1CC" w14:textId="77777777" w:rsidR="000D510C" w:rsidRPr="009A1F32" w:rsidRDefault="000D510C" w:rsidP="00E727DD">
      <w:pPr>
        <w:pStyle w:val="a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формуле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=E-N+2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= 15 – 13 + 2 = 4;</w:t>
      </w:r>
    </w:p>
    <w:p w14:paraId="7CFB85A6" w14:textId="2968449B" w:rsidR="000D510C" w:rsidRPr="000D510C" w:rsidRDefault="000D510C" w:rsidP="00E727DD">
      <w:pPr>
        <w:pStyle w:val="a3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выражению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=p+1=3+1=4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201CC53A" w14:textId="77777777" w:rsidR="000D510C" w:rsidRPr="000D510C" w:rsidRDefault="000D510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E58E31" w14:textId="7D6AE689" w:rsidR="000D510C" w:rsidRDefault="000D510C" w:rsidP="00E727DD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базового множества независимых путей в графе:</w:t>
      </w:r>
    </w:p>
    <w:p w14:paraId="091B1886" w14:textId="06BBE3C8" w:rsidR="000D510C" w:rsidRDefault="000D510C" w:rsidP="00E727DD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5;</w:t>
      </w:r>
    </w:p>
    <w:p w14:paraId="711E1318" w14:textId="2681D6CC" w:rsidR="000D510C" w:rsidRDefault="000D510C" w:rsidP="00E727DD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5;</w:t>
      </w:r>
    </w:p>
    <w:p w14:paraId="5E1A260D" w14:textId="410C3AEE" w:rsidR="000D510C" w:rsidRDefault="000D510C" w:rsidP="00E727DD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5;</w:t>
      </w:r>
    </w:p>
    <w:p w14:paraId="0D3D8DFD" w14:textId="148076FF" w:rsidR="000D510C" w:rsidRDefault="000D510C" w:rsidP="00E727DD">
      <w:pPr>
        <w:pStyle w:val="a3"/>
        <w:numPr>
          <w:ilvl w:val="0"/>
          <w:numId w:val="4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4 – 5;</w:t>
      </w:r>
    </w:p>
    <w:p w14:paraId="1F61D42E" w14:textId="77777777" w:rsidR="000D510C" w:rsidRPr="000D510C" w:rsidRDefault="000D510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693D64" w14:textId="75EB7FF4" w:rsidR="000D510C" w:rsidRPr="000D510C" w:rsidRDefault="000D510C" w:rsidP="00E727DD">
      <w:pPr>
        <w:pStyle w:val="a3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Подготовление тестовых вариантов:</w:t>
      </w:r>
    </w:p>
    <w:p w14:paraId="46913479" w14:textId="392C95A8" w:rsidR="0031176B" w:rsidRPr="000D510C" w:rsidRDefault="000D510C" w:rsidP="00E727DD">
      <w:pPr>
        <w:pStyle w:val="a3"/>
        <w:numPr>
          <w:ilvl w:val="0"/>
          <w:numId w:val="4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Путь. </w:t>
      </w:r>
      <w:r w:rsidR="000E7A6E" w:rsidRPr="000D510C">
        <w:rPr>
          <w:rFonts w:ascii="Times New Roman" w:hAnsi="Times New Roman" w:cs="Times New Roman"/>
          <w:sz w:val="28"/>
          <w:szCs w:val="28"/>
        </w:rPr>
        <w:t>Выбранного фильма нет на складе:</w:t>
      </w:r>
    </w:p>
    <w:p w14:paraId="19FAB978" w14:textId="77777777" w:rsidR="000D510C" w:rsidRDefault="000D510C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ИД1 - Будет введен несуществующий в базе номер фильма. </w:t>
      </w:r>
    </w:p>
    <w:p w14:paraId="08186D37" w14:textId="58CE8633" w:rsidR="000E7A6E" w:rsidRPr="000E7A6E" w:rsidRDefault="000D510C" w:rsidP="00E727D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ОР1 - </w:t>
      </w:r>
      <w:r w:rsidR="000E7A6E">
        <w:rPr>
          <w:rFonts w:ascii="Times New Roman" w:hAnsi="Times New Roman" w:cs="Times New Roman"/>
          <w:sz w:val="28"/>
          <w:szCs w:val="28"/>
        </w:rPr>
        <w:t>Процедура вернет значение -2.</w:t>
      </w:r>
      <w:r>
        <w:rPr>
          <w:rFonts w:ascii="Times New Roman" w:hAnsi="Times New Roman" w:cs="Times New Roman"/>
          <w:sz w:val="28"/>
          <w:szCs w:val="28"/>
        </w:rPr>
        <w:t xml:space="preserve"> Данные не будут вставлены.</w:t>
      </w:r>
    </w:p>
    <w:p w14:paraId="4C57A9E0" w14:textId="60C36CF3" w:rsidR="000E7A6E" w:rsidRDefault="000E7A6E" w:rsidP="000E7A6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0E7A6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184FF6" wp14:editId="2CC07EE3">
            <wp:extent cx="4563112" cy="752580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77EEB" w14:textId="0E987EC9" w:rsidR="00AB03CF" w:rsidRDefault="00AB03CF" w:rsidP="000E7A6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исполнения процедуры</w:t>
      </w:r>
    </w:p>
    <w:p w14:paraId="75F7150D" w14:textId="77777777" w:rsidR="00AB03CF" w:rsidRPr="000E7A6E" w:rsidRDefault="00AB03CF" w:rsidP="000E7A6E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0A19DB0D" w14:textId="71C5C5A1" w:rsidR="000E7A6E" w:rsidRDefault="000D510C" w:rsidP="000D510C">
      <w:pPr>
        <w:pStyle w:val="a3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Путь. </w:t>
      </w:r>
      <w:r w:rsidR="000E7A6E">
        <w:rPr>
          <w:rFonts w:ascii="Times New Roman" w:hAnsi="Times New Roman" w:cs="Times New Roman"/>
          <w:sz w:val="28"/>
          <w:szCs w:val="28"/>
        </w:rPr>
        <w:t xml:space="preserve">Некорректное значение выбранного зала: </w:t>
      </w:r>
    </w:p>
    <w:p w14:paraId="5D88D203" w14:textId="77777777" w:rsidR="000D510C" w:rsidRDefault="000E7A6E" w:rsidP="000E7A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510C">
        <w:rPr>
          <w:rFonts w:ascii="Times New Roman" w:hAnsi="Times New Roman" w:cs="Times New Roman"/>
          <w:sz w:val="28"/>
          <w:szCs w:val="28"/>
        </w:rPr>
        <w:t xml:space="preserve">ИД2 – Будет </w:t>
      </w:r>
      <w:r w:rsidRPr="000E7A6E">
        <w:rPr>
          <w:rFonts w:ascii="Times New Roman" w:hAnsi="Times New Roman" w:cs="Times New Roman"/>
          <w:sz w:val="28"/>
          <w:szCs w:val="28"/>
        </w:rPr>
        <w:t>введен несуществующий в базе номер кинозала</w:t>
      </w:r>
      <w:r w:rsidR="00AB03C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EEADA63" w14:textId="195708F2" w:rsidR="000E7A6E" w:rsidRDefault="000D510C" w:rsidP="000E7A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ОР2 </w:t>
      </w:r>
      <w:r w:rsidR="005F36FA">
        <w:rPr>
          <w:rFonts w:ascii="Times New Roman" w:hAnsi="Times New Roman" w:cs="Times New Roman"/>
          <w:sz w:val="28"/>
          <w:szCs w:val="28"/>
        </w:rPr>
        <w:t>– Процедура</w:t>
      </w:r>
      <w:r w:rsidR="00AB03CF">
        <w:rPr>
          <w:rFonts w:ascii="Times New Roman" w:hAnsi="Times New Roman" w:cs="Times New Roman"/>
          <w:sz w:val="28"/>
          <w:szCs w:val="28"/>
        </w:rPr>
        <w:t xml:space="preserve"> вернет значение -2.</w:t>
      </w:r>
      <w:r>
        <w:rPr>
          <w:rFonts w:ascii="Times New Roman" w:hAnsi="Times New Roman" w:cs="Times New Roman"/>
          <w:sz w:val="28"/>
          <w:szCs w:val="28"/>
        </w:rPr>
        <w:t xml:space="preserve"> Данные не будут вставлены</w:t>
      </w:r>
      <w:r w:rsidR="005F36FA">
        <w:rPr>
          <w:rFonts w:ascii="Times New Roman" w:hAnsi="Times New Roman" w:cs="Times New Roman"/>
          <w:sz w:val="28"/>
          <w:szCs w:val="28"/>
        </w:rPr>
        <w:t>.</w:t>
      </w:r>
    </w:p>
    <w:p w14:paraId="58A1FBC3" w14:textId="0618E545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B0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753C2E" wp14:editId="7A927C9C">
            <wp:extent cx="4410691" cy="762106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0E48" w14:textId="257E5255" w:rsidR="005F36FA" w:rsidRPr="000E7A6E" w:rsidRDefault="00AB03CF" w:rsidP="00E727DD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исполнения процедуры</w:t>
      </w:r>
    </w:p>
    <w:p w14:paraId="424DEFE7" w14:textId="303BAA57" w:rsidR="000E7A6E" w:rsidRDefault="005F36FA" w:rsidP="000D510C">
      <w:pPr>
        <w:pStyle w:val="a3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 Путь. </w:t>
      </w:r>
      <w:r w:rsidR="000E7A6E">
        <w:rPr>
          <w:rFonts w:ascii="Times New Roman" w:hAnsi="Times New Roman" w:cs="Times New Roman"/>
          <w:sz w:val="28"/>
          <w:szCs w:val="28"/>
        </w:rPr>
        <w:t>Сеанс уже прокатывается:</w:t>
      </w:r>
    </w:p>
    <w:p w14:paraId="5B36BF61" w14:textId="1175C6B8" w:rsidR="005F36FA" w:rsidRDefault="00AB03CF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F36FA">
        <w:rPr>
          <w:rFonts w:ascii="Times New Roman" w:hAnsi="Times New Roman" w:cs="Times New Roman"/>
          <w:sz w:val="28"/>
          <w:szCs w:val="28"/>
        </w:rPr>
        <w:t>ИД3 – Б</w:t>
      </w:r>
      <w:r>
        <w:rPr>
          <w:rFonts w:ascii="Times New Roman" w:hAnsi="Times New Roman" w:cs="Times New Roman"/>
          <w:sz w:val="28"/>
          <w:szCs w:val="28"/>
        </w:rPr>
        <w:t xml:space="preserve">удут введены значения сеанса, </w:t>
      </w:r>
      <w:r w:rsidR="00AC45BB"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 xml:space="preserve">уже </w:t>
      </w:r>
      <w:r w:rsidR="00AC45BB">
        <w:rPr>
          <w:rFonts w:ascii="Times New Roman" w:hAnsi="Times New Roman" w:cs="Times New Roman"/>
          <w:sz w:val="28"/>
          <w:szCs w:val="28"/>
        </w:rPr>
        <w:t>прокатывается</w:t>
      </w:r>
      <w:r>
        <w:rPr>
          <w:rFonts w:ascii="Times New Roman" w:hAnsi="Times New Roman" w:cs="Times New Roman"/>
          <w:sz w:val="28"/>
          <w:szCs w:val="28"/>
        </w:rPr>
        <w:t xml:space="preserve"> в кинотеатре.</w:t>
      </w:r>
    </w:p>
    <w:p w14:paraId="713FA692" w14:textId="6F07CD2C" w:rsidR="000E7A6E" w:rsidRDefault="005F36FA" w:rsidP="000E7A6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ОР3 –</w:t>
      </w:r>
      <w:r w:rsidR="00AB03C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AB03CF">
        <w:rPr>
          <w:rFonts w:ascii="Times New Roman" w:hAnsi="Times New Roman" w:cs="Times New Roman"/>
          <w:sz w:val="28"/>
          <w:szCs w:val="28"/>
        </w:rPr>
        <w:t>роцедура вернет значение -1</w:t>
      </w:r>
      <w:r>
        <w:rPr>
          <w:rFonts w:ascii="Times New Roman" w:hAnsi="Times New Roman" w:cs="Times New Roman"/>
          <w:sz w:val="28"/>
          <w:szCs w:val="28"/>
        </w:rPr>
        <w:t>. Данные не будут вставлены.</w:t>
      </w:r>
    </w:p>
    <w:p w14:paraId="275F8031" w14:textId="2BF2488B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B0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9D80C" wp14:editId="76B22996">
            <wp:extent cx="4439270" cy="78115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C973" w14:textId="6B245771" w:rsidR="00AB03CF" w:rsidRDefault="00AB03CF" w:rsidP="00AB03C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исполнения процедуры</w:t>
      </w:r>
    </w:p>
    <w:p w14:paraId="4F17661C" w14:textId="77777777" w:rsidR="00AB03CF" w:rsidRPr="000E7A6E" w:rsidRDefault="00AB03CF" w:rsidP="00AB03C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14:paraId="229E24DE" w14:textId="4361593E" w:rsidR="000E7A6E" w:rsidRDefault="005F36FA" w:rsidP="000D510C">
      <w:pPr>
        <w:pStyle w:val="a3"/>
        <w:numPr>
          <w:ilvl w:val="0"/>
          <w:numId w:val="4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 Путь. </w:t>
      </w:r>
      <w:r w:rsidR="00EE1194">
        <w:rPr>
          <w:rFonts w:ascii="Times New Roman" w:hAnsi="Times New Roman" w:cs="Times New Roman"/>
          <w:sz w:val="28"/>
          <w:szCs w:val="28"/>
        </w:rPr>
        <w:t>Новые корректные данные</w:t>
      </w:r>
      <w:r w:rsidR="000E7A6E">
        <w:rPr>
          <w:rFonts w:ascii="Times New Roman" w:hAnsi="Times New Roman" w:cs="Times New Roman"/>
          <w:sz w:val="28"/>
          <w:szCs w:val="28"/>
        </w:rPr>
        <w:t>:</w:t>
      </w:r>
    </w:p>
    <w:p w14:paraId="775F8A41" w14:textId="77777777" w:rsidR="005F36FA" w:rsidRDefault="00AB03CF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F36FA">
        <w:rPr>
          <w:rFonts w:ascii="Times New Roman" w:hAnsi="Times New Roman" w:cs="Times New Roman"/>
          <w:sz w:val="28"/>
          <w:szCs w:val="28"/>
        </w:rPr>
        <w:t>ИД4 – Будут</w:t>
      </w:r>
      <w:r>
        <w:rPr>
          <w:rFonts w:ascii="Times New Roman" w:hAnsi="Times New Roman" w:cs="Times New Roman"/>
          <w:sz w:val="28"/>
          <w:szCs w:val="28"/>
        </w:rPr>
        <w:t xml:space="preserve"> введены корректные значения для не прокатываемого фильма (на текущем времени).</w:t>
      </w:r>
    </w:p>
    <w:p w14:paraId="7071DEF7" w14:textId="35B0AF1F" w:rsidR="00AB03CF" w:rsidRDefault="005F36FA" w:rsidP="00AB03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ОР4 – </w:t>
      </w:r>
      <w:r w:rsidR="00AB03CF">
        <w:rPr>
          <w:rFonts w:ascii="Times New Roman" w:hAnsi="Times New Roman" w:cs="Times New Roman"/>
          <w:sz w:val="28"/>
          <w:szCs w:val="28"/>
        </w:rPr>
        <w:t>Процедура вернет 0.</w:t>
      </w:r>
      <w:r>
        <w:rPr>
          <w:rFonts w:ascii="Times New Roman" w:hAnsi="Times New Roman" w:cs="Times New Roman"/>
          <w:sz w:val="28"/>
          <w:szCs w:val="28"/>
        </w:rPr>
        <w:t xml:space="preserve"> Данные будут вставлены.</w:t>
      </w:r>
    </w:p>
    <w:p w14:paraId="11F83351" w14:textId="5B83A5E3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 w:rsidRPr="00AB03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DF6A95" wp14:editId="7508C133">
            <wp:extent cx="4410691" cy="762106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CE8D" w14:textId="42A9B791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исполнения процедуры</w:t>
      </w:r>
    </w:p>
    <w:p w14:paraId="144AAE7A" w14:textId="563B0C68" w:rsidR="00AB03CF" w:rsidRDefault="00AB03CF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351C80" w14:textId="75A016B0" w:rsidR="005F36FA" w:rsidRPr="005F36FA" w:rsidRDefault="005F36FA" w:rsidP="005F36FA">
      <w:pPr>
        <w:pStyle w:val="a3"/>
        <w:numPr>
          <w:ilvl w:val="0"/>
          <w:numId w:val="4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степени покрытия логики программы тестовыми вариантами:</w:t>
      </w:r>
    </w:p>
    <w:p w14:paraId="543F16B2" w14:textId="460A56BD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Степень покрытия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Число тестовых вариантов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Цикломатическая сложность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*100%=100%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14:paraId="7CA6F22F" w14:textId="2BA5E10C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B75976" w14:textId="35EFBE03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9595121" w14:textId="028A493E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28725E" w14:textId="40B84563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84AAB25" w14:textId="6394B5E2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B127A4A" w14:textId="6EEA44E4" w:rsidR="005F36FA" w:rsidRDefault="005F36FA" w:rsidP="00AB03C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EDB7AC4" w14:textId="77777777" w:rsidR="005F36FA" w:rsidRDefault="005F36FA" w:rsidP="00E727DD">
      <w:pPr>
        <w:rPr>
          <w:rFonts w:ascii="Times New Roman" w:hAnsi="Times New Roman" w:cs="Times New Roman"/>
          <w:sz w:val="28"/>
          <w:szCs w:val="28"/>
        </w:rPr>
      </w:pPr>
    </w:p>
    <w:p w14:paraId="68D29FB1" w14:textId="208D5B12" w:rsidR="00E51445" w:rsidRDefault="00AB03CF" w:rsidP="00E727DD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триггера, проверяющего корректность значений занятых мест в билете в соответствии с кинозалом:</w:t>
      </w:r>
    </w:p>
    <w:p w14:paraId="69EB82A6" w14:textId="44CB3BD4" w:rsidR="00E51445" w:rsidRDefault="00E51445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Тестирование будет проводиться методом белого ящика.</w:t>
      </w:r>
    </w:p>
    <w:p w14:paraId="43C30B4F" w14:textId="77777777" w:rsidR="005B14D1" w:rsidRDefault="005B14D1" w:rsidP="00E5144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042AE4" w14:textId="3D8194FD" w:rsidR="00963F04" w:rsidRPr="005F36FA" w:rsidRDefault="00963F04" w:rsidP="005F36FA">
      <w:pPr>
        <w:pStyle w:val="a3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Формирование потокового графа:</w:t>
      </w:r>
    </w:p>
    <w:p w14:paraId="1F5F00B8" w14:textId="4587B12F" w:rsidR="00E51445" w:rsidRDefault="003D2A3A" w:rsidP="00E51445">
      <w:pPr>
        <w:jc w:val="center"/>
        <w:rPr>
          <w:rFonts w:ascii="Times New Roman" w:hAnsi="Times New Roman" w:cs="Times New Roman"/>
          <w:sz w:val="28"/>
          <w:szCs w:val="28"/>
        </w:rPr>
      </w:pPr>
      <w:r w:rsidRPr="003D2A3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52F12" wp14:editId="390B7498">
            <wp:extent cx="5153744" cy="4572638"/>
            <wp:effectExtent l="0" t="0" r="889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D1B7" w14:textId="259AAD26" w:rsidR="00B77870" w:rsidRPr="00E51445" w:rsidRDefault="00E51445" w:rsidP="00E5144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 xml:space="preserve"> – Пронумерованные операторы текста</w:t>
      </w:r>
    </w:p>
    <w:p w14:paraId="63F86087" w14:textId="4A9C1972" w:rsidR="00A96963" w:rsidRPr="00A96963" w:rsidRDefault="00A96963" w:rsidP="00A9696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68C2E2F" w14:textId="200C1F4F" w:rsidR="000E7A6E" w:rsidRDefault="009A1F32" w:rsidP="003D2A3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A1F3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19E89A" wp14:editId="58FD19AF">
            <wp:extent cx="2505425" cy="4972744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FFA1" w14:textId="54872A7D" w:rsidR="003D2A3A" w:rsidRDefault="003D2A3A" w:rsidP="003D2A3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="009C09BC">
        <w:rPr>
          <w:rFonts w:ascii="Times New Roman" w:hAnsi="Times New Roman" w:cs="Times New Roman"/>
          <w:sz w:val="28"/>
          <w:szCs w:val="28"/>
        </w:rPr>
        <w:t>11</w:t>
      </w:r>
      <w:r w:rsidR="00C45FB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5FBD">
        <w:rPr>
          <w:rFonts w:ascii="Times New Roman" w:hAnsi="Times New Roman" w:cs="Times New Roman"/>
          <w:sz w:val="28"/>
          <w:szCs w:val="28"/>
        </w:rPr>
        <w:t>Потоковый граф</w:t>
      </w:r>
    </w:p>
    <w:p w14:paraId="34E897E8" w14:textId="77777777" w:rsidR="005B14D1" w:rsidRDefault="005B14D1" w:rsidP="003D2A3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E46FA6" w14:textId="1173250D" w:rsidR="009A1F32" w:rsidRPr="005F36FA" w:rsidRDefault="00C45FBD" w:rsidP="00E727DD">
      <w:pPr>
        <w:pStyle w:val="a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Определение цикломатической сложности потокового графа:</w:t>
      </w:r>
    </w:p>
    <w:p w14:paraId="103D9980" w14:textId="7ED4F301" w:rsidR="009A1F32" w:rsidRPr="005F36FA" w:rsidRDefault="009A1F32" w:rsidP="00E727DD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По числу регионов – 4;</w:t>
      </w:r>
    </w:p>
    <w:p w14:paraId="6F06E234" w14:textId="1BEDA45C" w:rsidR="009A1F32" w:rsidRPr="005F36FA" w:rsidRDefault="009A1F32" w:rsidP="00E727DD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 xml:space="preserve">По формуле </w:t>
      </w:r>
      <m:oMath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=E-N+2</m:t>
        </m:r>
      </m:oMath>
      <w:r w:rsidRPr="005F36FA">
        <w:rPr>
          <w:rFonts w:ascii="Times New Roman" w:eastAsiaTheme="minorEastAsia" w:hAnsi="Times New Roman" w:cs="Times New Roman"/>
          <w:sz w:val="28"/>
          <w:szCs w:val="28"/>
        </w:rPr>
        <w:t xml:space="preserve"> = 15 – 13 + 2 = 4;</w:t>
      </w:r>
    </w:p>
    <w:p w14:paraId="0C605E3B" w14:textId="5A185C0C" w:rsidR="009A1F32" w:rsidRPr="005B14D1" w:rsidRDefault="009A1F32" w:rsidP="00E727DD">
      <w:pPr>
        <w:pStyle w:val="a3"/>
        <w:numPr>
          <w:ilvl w:val="0"/>
          <w:numId w:val="4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 выражению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V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=p+1=3+1=4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3901E1C" w14:textId="77777777" w:rsidR="005B14D1" w:rsidRPr="005B14D1" w:rsidRDefault="005B14D1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35620" w14:textId="5338D692" w:rsidR="00C45FBD" w:rsidRPr="005F36FA" w:rsidRDefault="00C45FBD" w:rsidP="00E727DD">
      <w:pPr>
        <w:pStyle w:val="a3"/>
        <w:numPr>
          <w:ilvl w:val="0"/>
          <w:numId w:val="4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36FA">
        <w:rPr>
          <w:rFonts w:ascii="Times New Roman" w:hAnsi="Times New Roman" w:cs="Times New Roman"/>
          <w:sz w:val="28"/>
          <w:szCs w:val="28"/>
        </w:rPr>
        <w:t>Определение базового множества независимых путей в графе:</w:t>
      </w:r>
    </w:p>
    <w:p w14:paraId="784619AF" w14:textId="2748B1AA" w:rsidR="00C45FBD" w:rsidRDefault="009A1F32" w:rsidP="00E727DD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13;</w:t>
      </w:r>
    </w:p>
    <w:p w14:paraId="2AD4918A" w14:textId="085B3EA6" w:rsidR="009A1F32" w:rsidRDefault="009A1F32" w:rsidP="00E727DD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4 – 5 – 6 – 11 – 12 – 3 – 13;</w:t>
      </w:r>
    </w:p>
    <w:p w14:paraId="2F7F1F1A" w14:textId="08655C3C" w:rsidR="009A1F32" w:rsidRDefault="009A1F32" w:rsidP="00E727DD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4 – 5 – 6 – 7 – 8 – 10 – 6 – 11 – 12 – 3 – 13;</w:t>
      </w:r>
    </w:p>
    <w:p w14:paraId="6E587CC5" w14:textId="157D8C49" w:rsidR="005B14D1" w:rsidRPr="00E727DD" w:rsidRDefault="009A1F32" w:rsidP="005B14D1">
      <w:pPr>
        <w:pStyle w:val="a3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 – 2 – 3 – 4 – 5 – 6 – 7 – 9 – 10 – 6 – 11 – 12 – 3 – 13;</w:t>
      </w:r>
    </w:p>
    <w:p w14:paraId="4192479F" w14:textId="6F1BD419" w:rsidR="00AD69EC" w:rsidRDefault="00C45FBD" w:rsidP="005F36FA">
      <w:pPr>
        <w:pStyle w:val="a3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Подготовление тестовых вариантов:</w:t>
      </w:r>
    </w:p>
    <w:p w14:paraId="19A4B593" w14:textId="74F510EB" w:rsidR="00AD69EC" w:rsidRDefault="00AD69E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Путь 1: ИД1 – В базе нет данных о кинозалах; ОР1 – Корректное завершение, данные о билетах в базу не вставлены.</w:t>
      </w:r>
    </w:p>
    <w:p w14:paraId="4F9BA8F6" w14:textId="5418E6B7" w:rsidR="00AD69EC" w:rsidRDefault="00AD69E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Путь 2: ИД2 – Нет билетов для текущего зала; ОР2 – Корректное завершение, данные о билетах для зала не вставлены в базу.</w:t>
      </w:r>
    </w:p>
    <w:p w14:paraId="4A84C2D1" w14:textId="1383B9EA" w:rsidR="00AD69EC" w:rsidRDefault="00AD69E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Путь 3: ИД3 – Есть билеты для текущего зала, данные корректны; </w:t>
      </w:r>
      <w:r>
        <w:rPr>
          <w:rFonts w:ascii="Times New Roman" w:hAnsi="Times New Roman" w:cs="Times New Roman"/>
          <w:sz w:val="28"/>
          <w:szCs w:val="28"/>
        </w:rPr>
        <w:br/>
        <w:t>ОР3 – Корректное завершение, данные о билетах вставлены в базу.</w:t>
      </w:r>
    </w:p>
    <w:p w14:paraId="51F5910A" w14:textId="53B77E36" w:rsidR="00AD69EC" w:rsidRDefault="00AD69EC" w:rsidP="00E727D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Путь 4: ИД4 – Есть билеты для текущего зала, данные некорректны; </w:t>
      </w:r>
      <w:r>
        <w:rPr>
          <w:rFonts w:ascii="Times New Roman" w:hAnsi="Times New Roman" w:cs="Times New Roman"/>
          <w:sz w:val="28"/>
          <w:szCs w:val="28"/>
        </w:rPr>
        <w:br/>
        <w:t>ОР4 – Корректное завершение, выдача сообщения, данные не вставлены в базу.</w:t>
      </w:r>
    </w:p>
    <w:p w14:paraId="4171C624" w14:textId="77777777" w:rsidR="005B14D1" w:rsidRPr="00AD69EC" w:rsidRDefault="005B14D1" w:rsidP="00AD69E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12D550" w14:textId="52092750" w:rsidR="00C45FBD" w:rsidRDefault="00C45FBD" w:rsidP="005F36FA">
      <w:pPr>
        <w:pStyle w:val="a3"/>
        <w:numPr>
          <w:ilvl w:val="0"/>
          <w:numId w:val="4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Определение степени покрытия логики программы тестовыми вариантами:</w:t>
      </w:r>
    </w:p>
    <w:p w14:paraId="443601FA" w14:textId="2C95A0A1" w:rsidR="00C45FBD" w:rsidRDefault="00AD69EC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m:oMath>
        <m:r>
          <w:rPr>
            <w:rFonts w:ascii="Cambria Math" w:hAnsi="Cambria Math" w:cs="Times New Roman"/>
            <w:sz w:val="28"/>
            <w:szCs w:val="28"/>
          </w:rPr>
          <m:t>Степень покрытия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Число тестовых вариантов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Цикломатическая сложность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*100%=100%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</w:p>
    <w:p w14:paraId="03400C8B" w14:textId="4B2DF1FC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CA920F3" w14:textId="3F61D0EF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9945AE" w14:textId="6112EA6B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B7EC48" w14:textId="03F03EBB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2A344BB" w14:textId="3C9087A3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FB0398E" w14:textId="769CBF0B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65A0D9E" w14:textId="77C953B7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19D9449" w14:textId="154E714A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D5CE345" w14:textId="6F87CD08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7D190FC" w14:textId="4DB3EEBC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ADA7E50" w14:textId="7B2C78A2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41CDA2E" w14:textId="11EB1651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CC13C0D" w14:textId="7C29A333" w:rsidR="005B14D1" w:rsidRDefault="005B14D1" w:rsidP="00C45FBD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466CB9E" w14:textId="3BD86537" w:rsidR="005B14D1" w:rsidRPr="005B14D1" w:rsidRDefault="005B14D1" w:rsidP="00C45FBD">
      <w:pPr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5B14D1">
        <w:rPr>
          <w:rFonts w:ascii="Times New Roman" w:eastAsiaTheme="minorEastAsia" w:hAnsi="Times New Roman" w:cs="Times New Roman"/>
          <w:b/>
          <w:bCs/>
          <w:sz w:val="28"/>
          <w:szCs w:val="28"/>
        </w:rPr>
        <w:t>Заключение</w:t>
      </w:r>
    </w:p>
    <w:p w14:paraId="77AFB808" w14:textId="0DA9C749" w:rsidR="005B14D1" w:rsidRDefault="005B14D1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По итогу данного курсового проекта было произведено проектирование системы кинотеатра. Была составлена база данных, содержащая информацию об основных объектах кинотеатра, таких как фильмы, сеансы, сотрудники и др. А также разработано веб-приложение, которое, в ограниченном формате, позволяет производить действия над базой данных, а именно выборку данных и модификацию таблиц(ы).</w:t>
      </w:r>
      <w:r w:rsidR="00CA175F">
        <w:rPr>
          <w:rFonts w:ascii="Times New Roman" w:eastAsiaTheme="minorEastAsia" w:hAnsi="Times New Roman" w:cs="Times New Roman"/>
          <w:sz w:val="28"/>
          <w:szCs w:val="28"/>
        </w:rPr>
        <w:t xml:space="preserve"> Кроме того, было произведено тестирование созданных объектов базы данных.</w:t>
      </w:r>
    </w:p>
    <w:p w14:paraId="454F01F4" w14:textId="0640270D" w:rsidR="00CA175F" w:rsidRDefault="00CA175F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ab/>
        <w:t>Данная работа позволила получить новые и улучшить уже имеющиеся навыки работы с базами данных, анализом исследуемой системы, проектированием и реализацией программной части проекта, проведением тестирования и составления программной документации.</w:t>
      </w:r>
    </w:p>
    <w:p w14:paraId="6626C86E" w14:textId="3B731BE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A01A895" w14:textId="43750DB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9B65F0" w14:textId="0AC20757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A05CB0" w14:textId="554AB6F9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E5A4A9F" w14:textId="49F69055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0BFACD" w14:textId="698237D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3A654AE" w14:textId="3A94E10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C8AE139" w14:textId="54FDC21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0C69EA" w14:textId="09DEC053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184E367" w14:textId="473BE0D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2E1BF5" w14:textId="4732847F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811E675" w14:textId="19EFBFAB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DD80E29" w14:textId="3C206932" w:rsid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2707DFA" w14:textId="04C66C52" w:rsidR="00903646" w:rsidRPr="00903646" w:rsidRDefault="00903646" w:rsidP="00E727DD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ab/>
      </w:r>
      <w:r w:rsidRPr="00903646">
        <w:rPr>
          <w:rFonts w:ascii="Times New Roman" w:eastAsiaTheme="minorEastAsia" w:hAnsi="Times New Roman" w:cs="Times New Roman"/>
          <w:b/>
          <w:bCs/>
          <w:sz w:val="28"/>
          <w:szCs w:val="28"/>
        </w:rPr>
        <w:t>Список использованной литературы</w:t>
      </w:r>
    </w:p>
    <w:p w14:paraId="74F77571" w14:textId="34837519" w:rsid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Гринченко Н.Н. Конспект лекций по дисциплине «Базы данных и клиент-серверные приложения», 2021.</w:t>
      </w:r>
    </w:p>
    <w:p w14:paraId="32300923" w14:textId="69F4174D" w:rsidR="00903646" w:rsidRPr="003650F5" w:rsidRDefault="003650F5" w:rsidP="003650F5">
      <w:pPr>
        <w:pStyle w:val="a3"/>
        <w:numPr>
          <w:ilvl w:val="0"/>
          <w:numId w:val="5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650F5">
        <w:rPr>
          <w:rFonts w:ascii="Times New Roman" w:hAnsi="Times New Roman" w:cs="Times New Roman"/>
          <w:sz w:val="28"/>
          <w:szCs w:val="28"/>
        </w:rPr>
        <w:t>Райордан Р. Основы реляционных баз данных. - Русская Редакция, 2001. - 390 с.</w:t>
      </w:r>
    </w:p>
    <w:p w14:paraId="3AB828E6" w14:textId="060AF6DD" w:rsidR="00903646" w:rsidRPr="00903646" w:rsidRDefault="00903646" w:rsidP="00903646">
      <w:pPr>
        <w:pStyle w:val="a3"/>
        <w:numPr>
          <w:ilvl w:val="0"/>
          <w:numId w:val="51"/>
        </w:num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03646">
        <w:rPr>
          <w:rFonts w:ascii="Times New Roman" w:hAnsi="Times New Roman" w:cs="Times New Roman"/>
          <w:color w:val="000000"/>
          <w:sz w:val="28"/>
          <w:szCs w:val="28"/>
        </w:rPr>
        <w:t>ГОСТ 19.503-79 ЕСПД. Руководство системного программиста. Требования к содержанию и оформлению.</w:t>
      </w:r>
    </w:p>
    <w:p w14:paraId="6DAD31C8" w14:textId="40BC5C76" w:rsidR="00903646" w:rsidRDefault="00903646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533FDED" w14:textId="60191BFA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E53311E" w14:textId="6A0C04E1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A240C78" w14:textId="7D2210C2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E9CE4D" w14:textId="311DCDD0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F6D7CD4" w14:textId="751C54B2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AEA2613" w14:textId="37F74AFC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5046CA8" w14:textId="179FADA2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3D4E5C2" w14:textId="1E85CA46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DAD9A67" w14:textId="2EE4F72A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0EAE365" w14:textId="759F2667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5914662" w14:textId="14B21D11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011C62F" w14:textId="7550C172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61A24FB" w14:textId="25588A26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0B8ACD2" w14:textId="152FDCBD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6833FF2C" w14:textId="23AF7ADE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E0951C5" w14:textId="2EF8A46C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13C87D9B" w14:textId="20AB93C6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150D29E" w14:textId="6A465306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26EBF82E" w14:textId="6E187160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AC2752C" w14:textId="47B72529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81972CE" w14:textId="1CF3EA3E" w:rsidR="003650F5" w:rsidRDefault="003650F5" w:rsidP="00903646">
      <w:pPr>
        <w:pStyle w:val="a3"/>
        <w:spacing w:line="360" w:lineRule="auto"/>
        <w:ind w:left="1065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546E168D" w14:textId="366165C4" w:rsidR="003650F5" w:rsidRPr="003650F5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 w:rsidRPr="003650F5"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ПРИЛОЖЕНИЕ А: сценарий создания объектов БД.</w:t>
      </w:r>
    </w:p>
    <w:p w14:paraId="0729D161" w14:textId="77777777" w:rsidR="003650F5" w:rsidRPr="00CA5801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  <w:r w:rsidRPr="00CA5801">
        <w:rPr>
          <w:rFonts w:ascii="Consolas" w:hAnsi="Consolas" w:cs="Consolas"/>
          <w:color w:val="008000"/>
          <w:sz w:val="28"/>
          <w:szCs w:val="28"/>
          <w:lang w:val="en-US"/>
        </w:rPr>
        <w:t>--creating db</w:t>
      </w:r>
    </w:p>
    <w:p w14:paraId="6A52179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USE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master</w:t>
      </w:r>
    </w:p>
    <w:p w14:paraId="6A5F827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DATABASE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CinemaDB</w:t>
      </w:r>
    </w:p>
    <w:p w14:paraId="6D1C4F0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PRIMARY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210331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NAME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N'Cinema'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28566F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FILENAME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N'D:\CinemaDB\Cinema.mdf'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2CB77E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SIZE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8192KB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2C2D97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FILEGROWTH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65536KB </w:t>
      </w:r>
    </w:p>
    <w:p w14:paraId="181D85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F8BAD4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LOG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C8335A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NAME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N'Cinema_log'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0AE8F6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FILENAME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N'D:\CinemaDB\Cinema_log.ldf'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43C12C5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SIZE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8192KB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</w:t>
      </w:r>
    </w:p>
    <w:p w14:paraId="64CE634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FILEGROWTH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65536KB </w:t>
      </w:r>
    </w:p>
    <w:p w14:paraId="5CC3EBD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33B8EC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EE0D21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E9855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--switch to CinemaDB</w:t>
      </w:r>
    </w:p>
    <w:p w14:paraId="46AE311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USE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CinemaDB</w:t>
      </w:r>
    </w:p>
    <w:p w14:paraId="239E970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613ABB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BAEBD8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--user-defined data types</w:t>
      </w:r>
    </w:p>
    <w:p w14:paraId="49AACE0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TYPE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passportType</w:t>
      </w:r>
    </w:p>
    <w:p w14:paraId="38AE831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19E6D03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6CE617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RULE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passport_rule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AS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len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@passport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767DCE6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363F36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sp_bindrule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'passport_rule'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'passportType'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C7E647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7E0976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E1CF50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TYPE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phoneType</w:t>
      </w:r>
    </w:p>
    <w:p w14:paraId="17F1DB2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3470279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DAB212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TYPE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imagePath</w:t>
      </w:r>
    </w:p>
    <w:p w14:paraId="3923741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202A570D" w14:textId="66BCAAE3" w:rsid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EF4BDE6" w14:textId="77777777" w:rsidR="007959AD" w:rsidRPr="00D666D3" w:rsidRDefault="007959AD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5F68BB" w14:textId="7A2758F2" w:rsidR="007959AD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--starting creating tables</w:t>
      </w:r>
    </w:p>
    <w:p w14:paraId="64302AF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--collection of films</w:t>
      </w:r>
    </w:p>
    <w:p w14:paraId="26EDB1D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7CBF94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FilmID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max 50 films at one time</w:t>
      </w:r>
    </w:p>
    <w:p w14:paraId="37268B1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FilmName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30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5CB2754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ReleaseYear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4549032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Director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D0B908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5FB4EB0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Genre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AA85C4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Rating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float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67E9049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FilmImage imagePath</w:t>
      </w:r>
    </w:p>
    <w:p w14:paraId="71628EF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55DF868" w14:textId="2788CC16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00500D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2ECF6B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--employee's position</w:t>
      </w:r>
    </w:p>
    <w:p w14:paraId="47C2981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EmployeePosition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F506AC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PositionName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30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1B1CA99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Responsibilities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35A2A4C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EmployeeRank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-- 1 - service staff ,2 - common employee, 3 - managment</w:t>
      </w:r>
    </w:p>
    <w:p w14:paraId="3B9926F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Salary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money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7D797B9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7B84D24" w14:textId="5670B245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474181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--employees</w:t>
      </w:r>
    </w:p>
    <w:p w14:paraId="44CC5B0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6ECC27D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EmployeeID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921C50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Position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30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F8FF6C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EmployeeName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20FC1A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Passport passportType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UNIQUE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create user type</w:t>
      </w:r>
    </w:p>
    <w:p w14:paraId="0285D67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Experience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6380849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Phone phoneType</w:t>
      </w:r>
    </w:p>
    <w:p w14:paraId="546A8E8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6EA0E4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2C32C01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1FF12D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--advertisers</w:t>
      </w:r>
    </w:p>
    <w:p w14:paraId="21825A3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0CC760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AdvertiserID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ED7E5C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AdvertiserName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B96958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CompanyName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7AF22EA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AdvertiserPhone phoneType</w:t>
      </w:r>
    </w:p>
    <w:p w14:paraId="37F4D71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E162090" w14:textId="0C0CC9BA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1EC34D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--cinemaholl</w:t>
      </w:r>
    </w:p>
    <w:p w14:paraId="4DB2FD2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CinemaHolls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66A7C3F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D150CE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TdEnable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bit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3B9BF82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RowNumber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698B66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SeatNumber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--max(10x20) - avr(10x15)</w:t>
      </w:r>
    </w:p>
    <w:p w14:paraId="23DCACA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3D8AC1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A4E6F8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1A70D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--seance types</w:t>
      </w:r>
    </w:p>
    <w:p w14:paraId="5767517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SeanceTypes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31AD94D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TypeName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6B345FBC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TypeDescription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5349A8C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BDBDEE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D027E1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ABE0B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--seance</w:t>
      </w:r>
    </w:p>
    <w:p w14:paraId="23D9AF3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7122C07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D3DA07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FilmID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042DBE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CinemaHolls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FFB673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starting</w:t>
      </w:r>
    </w:p>
    <w:p w14:paraId="2AB28BB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AgeRating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1EA66E7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SeanceType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SeanceTypes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TypeName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1E9225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TicketCost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money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17D79CF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5AE0B5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E332F0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BF8C52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--advertising</w:t>
      </w:r>
    </w:p>
    <w:p w14:paraId="51AF9AA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58CC77F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724332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Advertiser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AdvertiserID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2CA230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AdvertisingName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1FAE73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AdvertisingDuration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CHECK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AdvertisingDuration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180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0286331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AdvertisingCost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money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7162AF6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1EEF4A7" w14:textId="68B62E58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72CA878" w14:textId="665B6416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1B8A04" w14:textId="7C5FA7F4" w:rsidR="00CA5801" w:rsidRPr="00D666D3" w:rsidRDefault="00CA5801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CBB46EE" w14:textId="77777777" w:rsidR="00CA5801" w:rsidRPr="00D666D3" w:rsidRDefault="00CA5801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74802E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AdvertisingEmployee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70A3FC6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EmployeeID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E170D3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5635631" w14:textId="6F9A95CE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871E3DE" w14:textId="4B277ABD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GO</w:t>
      </w:r>
    </w:p>
    <w:p w14:paraId="3EEE73C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CDBD12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AdvertisingSeance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77F3089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19EC4F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AdID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2F6B4F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D88FF8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--EmployeeHoll</w:t>
      </w:r>
    </w:p>
    <w:p w14:paraId="1BC0E1A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EmployeeHoll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519D7FD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CinemaHolls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23E091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EmployeeID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0F0653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StaffChangeTime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</w:p>
    <w:p w14:paraId="6168CED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CD40DB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E1EBF6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CA1CCC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--ticket type</w:t>
      </w:r>
    </w:p>
    <w:p w14:paraId="2639B98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TicketTypes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0F8F0B3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TypeName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DAF20E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TypeDescription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100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428D9CB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Discount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4DC2539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30D1D9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9353F5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ACBAE6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lastRenderedPageBreak/>
        <w:t>--cashbox</w:t>
      </w:r>
    </w:p>
    <w:p w14:paraId="62EE1E9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Cashboxes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6418BF7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CashboxID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4769AB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StaffChangeTime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</w:p>
    <w:p w14:paraId="751B225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WorkTime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</w:p>
    <w:p w14:paraId="2D007F9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72B17E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B3FAE5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50F06E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EmployeeCashbox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5C88D5E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EmployeeID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0884222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CashboxID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2784E8D" w14:textId="118AABDE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C6A42C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--ticket</w:t>
      </w:r>
    </w:p>
    <w:p w14:paraId="338F9D3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TABLE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Tickets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</w:p>
    <w:p w14:paraId="278E015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TicketID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PRIMARY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IDENTITY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DD57A3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TicketType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TicketTypes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TypeName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1BD3D48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CashboxID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CashboxID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63E4D5A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FOREIGN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KEY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REFERENCES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CE6954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RowNumber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--constraints!</w:t>
      </w:r>
    </w:p>
    <w:p w14:paraId="14FABF6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SeatNumber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CHECK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SeatNumber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BETWEEN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NULL,</w:t>
      </w:r>
    </w:p>
    <w:p w14:paraId="728DCC1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money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NULL</w:t>
      </w:r>
    </w:p>
    <w:p w14:paraId="44DBDAA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161524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0B7E12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ED8744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--constraints</w:t>
      </w:r>
    </w:p>
    <w:p w14:paraId="00F2498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rules</w:t>
      </w:r>
    </w:p>
    <w:p w14:paraId="69FC53B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RULE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rating_check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AS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@rating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BETWEEN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024040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0BC15A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sp_bindrule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'rating_check'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'Films.Rating'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A96901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D228A9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2B7A3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RULE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ad_cost_check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AS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@cost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&gt;=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5000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4BFCE5D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009B8E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sp_bindrule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'ad_cost_check'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'Advertising.AdvertisingCost'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0083DC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737DC47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50A84D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RULE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row_check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AS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@row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BETWEEN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5F96AE94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2B43D6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sp_bindrule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'row_check'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'Tickets.RowNumber'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7A3955E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9A61CE6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4AF970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default</w:t>
      </w:r>
    </w:p>
    <w:p w14:paraId="7F417121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experience_default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C9E08C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25C3BBFF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sp_bindefault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'experience_default'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'Employees.Experience'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064D557" w14:textId="6DD3B02C" w:rsidR="00CA5801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ED3AB00" w14:textId="77777777" w:rsidR="00CA5801" w:rsidRPr="00D666D3" w:rsidRDefault="00CA5801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9565C2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staff_time_default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1197CC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9D41AB5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sp_bindefault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'staff_time_default'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'EmployeeHoll.StaffChangeTime'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91171BD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sp_bindefault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'staff_time_default'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'Cashboxes.StaffChangeTime'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D452D49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1E72A40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C4CC632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DEFAULT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image_default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'default.jpg'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85C4A33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7975ECB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EXEC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0000"/>
          <w:sz w:val="24"/>
          <w:szCs w:val="24"/>
          <w:lang w:val="en-US"/>
        </w:rPr>
        <w:t>sp_bindefault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'image_default'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'Films.FilmImage'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51C6A8A" w14:textId="77777777" w:rsidR="003650F5" w:rsidRPr="00D666D3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CF33A8B" w14:textId="7EA0CAD1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</w:p>
    <w:p w14:paraId="7991A7C3" w14:textId="5E351743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85623" w:themeColor="accent6" w:themeShade="8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385623" w:themeColor="accent6" w:themeShade="80"/>
          <w:sz w:val="24"/>
          <w:szCs w:val="24"/>
          <w:lang w:val="en-US"/>
        </w:rPr>
        <w:t>--triggers</w:t>
      </w:r>
    </w:p>
    <w:p w14:paraId="047E8D7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A198D2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when delete seance, remove all fit tickets ADD CURSOR (cancellation of the session)</w:t>
      </w:r>
    </w:p>
    <w:p w14:paraId="71492D3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RemoveTickets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</w:p>
    <w:p w14:paraId="1F598B14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AFTER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</w:p>
    <w:p w14:paraId="493932F1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326415A1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@deletingSeance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49E7F4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seances_cursor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0F86A78F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deleted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BD6D2B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B5EB86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seances_cursor</w:t>
      </w:r>
    </w:p>
    <w:p w14:paraId="3BD54646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@deletingSeance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FF5B2C2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0FD7B9AF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1FB3621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@deletingSeance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D587BB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seances_cursor</w:t>
      </w:r>
    </w:p>
    <w:p w14:paraId="468FBCC7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@deletingSeance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34A0446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1992AD1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B067BD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2CA651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995DA3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4E1FB54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checking the seating in the hall</w:t>
      </w:r>
    </w:p>
    <w:p w14:paraId="0C737C97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how it works: reading all holls (getting id, rows and seat). then read all tickets for this holl and read the same. check values.</w:t>
      </w:r>
    </w:p>
    <w:p w14:paraId="457F73B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CheckingCorrectSeatsInTicket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</w:t>
      </w:r>
    </w:p>
    <w:p w14:paraId="4587ED0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INSTEAD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</w:p>
    <w:p w14:paraId="0A9E124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6D30A9C6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EEE0BA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holls_cursor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0D42409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SeatNumber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CinemaHolls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1B5A85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holls_cursor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108F61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holls_cursor</w:t>
      </w:r>
    </w:p>
    <w:p w14:paraId="7FD699D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6D7B45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7C2DC66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321D0C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@ticket_row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@ticket_seat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35387A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tickets_cursor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768833A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SeatNumber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HollID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232E65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5BC3CF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tickets_cursor</w:t>
      </w:r>
    </w:p>
    <w:p w14:paraId="317B14D7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@ticket_row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@ticket_seat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9DB386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4A10698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72ADB8F5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@ticket_row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@ticket_seat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</w:t>
      </w:r>
    </w:p>
    <w:p w14:paraId="0D9D8971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TicketType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FAE600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0FA704A7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'ERROR!!!'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56A23F5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tickets_cursor</w:t>
      </w:r>
    </w:p>
    <w:p w14:paraId="23F224B4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@ticket_row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@ticket_seat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B76D7C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9416EBF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E4273B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</w:p>
    <w:p w14:paraId="765E4DF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holls_cursor</w:t>
      </w:r>
    </w:p>
    <w:p w14:paraId="1AE284D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F0F83F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1146CD1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holls_cursor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4359DF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holls_cursor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7FA5E60" w14:textId="4EEBCB35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C14A4FB" w14:textId="77777777" w:rsidR="004B621A" w:rsidRPr="00D666D3" w:rsidRDefault="004B621A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B0391E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advesting check</w:t>
      </w:r>
    </w:p>
    <w:p w14:paraId="3301C6C1" w14:textId="4A442460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--how it works: if general </w:t>
      </w:r>
      <w:r w:rsidR="004D21F4" w:rsidRPr="00D666D3">
        <w:rPr>
          <w:rFonts w:ascii="Consolas" w:hAnsi="Consolas" w:cs="Consolas"/>
          <w:color w:val="008000"/>
          <w:sz w:val="24"/>
          <w:szCs w:val="24"/>
          <w:lang w:val="en-US"/>
        </w:rPr>
        <w:t>duration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 of inserting and existing ad for seance more 600, it is skipping</w:t>
      </w:r>
    </w:p>
    <w:p w14:paraId="3548217E" w14:textId="77777777" w:rsidR="006D7E12" w:rsidRPr="00D666D3" w:rsidRDefault="00C76547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6D7E12"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6D7E12" w:rsidRPr="00D666D3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="006D7E12"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ChecingDurationForSeance </w:t>
      </w:r>
      <w:r w:rsidR="006D7E12"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="006D7E12"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AdvertisingSeance</w:t>
      </w:r>
    </w:p>
    <w:p w14:paraId="2B39C18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INSTEAD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</w:p>
    <w:p w14:paraId="61C2415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7450A22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468C6C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advertising_cursor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529F4ED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4A1241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4F25BD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advertising_cursor</w:t>
      </w:r>
    </w:p>
    <w:p w14:paraId="10BA775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C81007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5BFC00D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DB82A1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D3492B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@checkingDuration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4ED842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6F451F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@checkingDuration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5F963B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7B74694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@checkingDuration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SUM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AdvertisingDuration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AdvertisingSeance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AdID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AdID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GROUP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HAVING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BF6DEE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+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@checkingDuration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600</w:t>
      </w:r>
    </w:p>
    <w:p w14:paraId="08D2C46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AdvertisingSeance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VALUES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18C54D8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643C110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'error with duration. too long!'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F66235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advertising_cursor</w:t>
      </w:r>
    </w:p>
    <w:p w14:paraId="3C66ACB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9FD399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1297C79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3D02B3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03DB4C8" w14:textId="1F86F067" w:rsidR="00C76547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</w:rPr>
        <w:t>GO</w:t>
      </w:r>
    </w:p>
    <w:p w14:paraId="47D0FC2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A4D44A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--checking seance show time (comparing show time and film duration)</w:t>
      </w:r>
    </w:p>
    <w:p w14:paraId="414FBF5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--how is works: get last time in holl and check inserting and its time</w:t>
      </w:r>
    </w:p>
    <w:p w14:paraId="2B6D46E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TRIGGER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dbo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CheckingSeanceShowTime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</w:p>
    <w:p w14:paraId="1A46BA6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AFTER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</w:p>
    <w:p w14:paraId="2669E62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47AE11E5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BF167D6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showtime_cursor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CURSOR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SCROLL</w:t>
      </w:r>
    </w:p>
    <w:p w14:paraId="7729814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E51DA2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OPEN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52B2E7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FIRST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showtime_cursor</w:t>
      </w:r>
    </w:p>
    <w:p w14:paraId="14A331D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3BC33C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WHILE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@@FETCH_STATUS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761AA93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77D97F1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DECLARE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@film_duration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DEE4BEE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TOP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ORDER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BY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DESC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9E3E5EA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@film_duration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6F836F8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CONVERT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CONVERT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OR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CONVERT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CONVERT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DATEDIFF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MINUTE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DATEADD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DATEDIFF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@closest_time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&lt;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DATEDIFF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MINUTE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DATEADD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DATEDIFF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FF00FF"/>
          <w:sz w:val="24"/>
          <w:szCs w:val="24"/>
          <w:lang w:val="en-US"/>
        </w:rPr>
        <w:t>DAY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B61B6B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4EAA5BAC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788BB83D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'ERROR'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327E570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4C99B51B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FETCH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NEXT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showtime_cursor</w:t>
      </w:r>
    </w:p>
    <w:p w14:paraId="3FC5A83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@insert_time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CD35D43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3ADA2E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CLOSE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674FC119" w14:textId="77777777" w:rsidR="00C76547" w:rsidRPr="00D666D3" w:rsidRDefault="00C76547" w:rsidP="00C7654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DEALLOCATE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showtime_cursor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5E75434" w14:textId="6AA724F1" w:rsidR="004B621A" w:rsidRPr="00D666D3" w:rsidRDefault="00C76547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5247472" w14:textId="77777777" w:rsidR="004B621A" w:rsidRPr="00D666D3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4D0BD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insert procedures</w:t>
      </w:r>
    </w:p>
    <w:p w14:paraId="19CB202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films</w:t>
      </w:r>
    </w:p>
    <w:p w14:paraId="209C453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InsertFilm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@FilmName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30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@ReleaseYear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@Director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@Genre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@Rating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@image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255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))</w:t>
      </w:r>
    </w:p>
    <w:p w14:paraId="2619184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2BC5B4A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5AAF9E5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ReleaseYear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Director</w:t>
      </w:r>
    </w:p>
    <w:p w14:paraId="1E595FB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</w:t>
      </w:r>
    </w:p>
    <w:p w14:paraId="65BADF7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ReleaseYear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@ReleaseYear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Director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@Director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D1B406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982926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'Such a film is already in the collection!'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1372AE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C74825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6CB9B2A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</w:p>
    <w:p w14:paraId="2B068E9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@FilmName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@ReleaseYear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@Director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@Duration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@Genre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@Rating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@image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359961C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5848826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0BFA05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2769A7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10D36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seances</w:t>
      </w:r>
    </w:p>
    <w:p w14:paraId="6F8BAA4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InsertSeance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@FilmID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datetime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@AgeRating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@SeanceType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@TicketCost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C115B8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20F1718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99C60C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2F3A1A0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306111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film!'</w:t>
      </w:r>
    </w:p>
    <w:p w14:paraId="7ACA1A7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3666E84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24EAC97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CinemaHolls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E40690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809CFE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holl!'</w:t>
      </w:r>
    </w:p>
    <w:p w14:paraId="5B7926F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51D869A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659438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9800CB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</w:t>
      </w:r>
    </w:p>
    <w:p w14:paraId="2074F31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</w:p>
    <w:p w14:paraId="419EAA0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@HollID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@ShowTime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EEE6F6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1C3431C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'Such seance is already rolling!'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1966B99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</w:rPr>
        <w:t>;</w:t>
      </w:r>
    </w:p>
    <w:p w14:paraId="14E9EFC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</w:rPr>
        <w:t>END</w:t>
      </w:r>
    </w:p>
    <w:p w14:paraId="6DA17C8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673397A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Seances </w:t>
      </w:r>
    </w:p>
    <w:p w14:paraId="414D62C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</w:rPr>
        <w:t>@FilmID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@HollID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@ShowTime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@AgeRating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@SeanceType</w:t>
      </w:r>
      <w:r w:rsidRPr="00D666D3">
        <w:rPr>
          <w:rFonts w:ascii="Consolas" w:hAnsi="Consolas" w:cs="Consolas"/>
          <w:color w:val="808080"/>
          <w:sz w:val="24"/>
          <w:szCs w:val="24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@TicketCost</w:t>
      </w:r>
      <w:r w:rsidRPr="00D666D3">
        <w:rPr>
          <w:rFonts w:ascii="Consolas" w:hAnsi="Consolas" w:cs="Consolas"/>
          <w:color w:val="808080"/>
          <w:sz w:val="24"/>
          <w:szCs w:val="24"/>
        </w:rPr>
        <w:t>);</w:t>
      </w:r>
    </w:p>
    <w:p w14:paraId="50D3D50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69A0016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A62851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0979CF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36C932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employees</w:t>
      </w:r>
    </w:p>
    <w:p w14:paraId="7755413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InsertEmployee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@Position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@EmployeeName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@Passport passportType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@Expirience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 phoneType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CB3A7D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333B647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88AC06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EmployeePosition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E04746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1BF281B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position!'</w:t>
      </w:r>
    </w:p>
    <w:p w14:paraId="41670B5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292AFBD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10C753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</w:t>
      </w:r>
    </w:p>
    <w:p w14:paraId="05FABB5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</w:p>
    <w:p w14:paraId="7EF0EC9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@Passport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BB03DD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3341E9F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'The employee already exists in the database!'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2B9F98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3A79F5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4098B5E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Experience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Phone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D86717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@EmployeeName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@Passport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@Expirience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9BB142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4901120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491D8C0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D91E18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exec InsertEmployee '</w:t>
      </w:r>
      <w:r w:rsidRPr="00D666D3">
        <w:rPr>
          <w:rFonts w:ascii="Consolas" w:hAnsi="Consolas" w:cs="Consolas"/>
          <w:color w:val="008000"/>
          <w:sz w:val="24"/>
          <w:szCs w:val="24"/>
        </w:rPr>
        <w:t>Кассир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', 'Martin', '1234567890', 0</w:t>
      </w:r>
    </w:p>
    <w:p w14:paraId="3086C57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D52985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advertisers</w:t>
      </w:r>
    </w:p>
    <w:p w14:paraId="24AAEBD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InsertAdvertiser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@AdvertiserName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@CompanyName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50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 phoneType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C27683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1ED59AD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3A0E41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CompanyName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AdvertiserPhone</w:t>
      </w:r>
    </w:p>
    <w:p w14:paraId="4E5A5D7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</w:t>
      </w:r>
    </w:p>
    <w:p w14:paraId="7BC01FF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CompanyName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@CompanyName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AdvertiserPhone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496B44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748FADB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'This advertiser is already buying services from us!'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708F53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DB50D6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65CF5BD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F032EE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</w:t>
      </w:r>
    </w:p>
    <w:p w14:paraId="182A5D8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@AdvertiserName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@CompanyName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@Phone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2C53048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07E2360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0C400CE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03BC9A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exec InsertAdvertiser '</w:t>
      </w:r>
      <w:r w:rsidRPr="00D666D3">
        <w:rPr>
          <w:rFonts w:ascii="Consolas" w:hAnsi="Consolas" w:cs="Consolas"/>
          <w:color w:val="008000"/>
          <w:sz w:val="24"/>
          <w:szCs w:val="24"/>
        </w:rPr>
        <w:t>Р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 xml:space="preserve">. </w:t>
      </w:r>
      <w:r w:rsidRPr="00D666D3">
        <w:rPr>
          <w:rFonts w:ascii="Consolas" w:hAnsi="Consolas" w:cs="Consolas"/>
          <w:color w:val="008000"/>
          <w:sz w:val="24"/>
          <w:szCs w:val="24"/>
        </w:rPr>
        <w:t>Кирилин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', '</w:t>
      </w:r>
      <w:r w:rsidRPr="00D666D3">
        <w:rPr>
          <w:rFonts w:ascii="Consolas" w:hAnsi="Consolas" w:cs="Consolas"/>
          <w:color w:val="008000"/>
          <w:sz w:val="24"/>
          <w:szCs w:val="24"/>
        </w:rPr>
        <w:t>ПоЛИтех</w:t>
      </w: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'</w:t>
      </w:r>
    </w:p>
    <w:p w14:paraId="60B37C9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advertising || just adding advertising, setting on seance in another procedure</w:t>
      </w:r>
    </w:p>
    <w:p w14:paraId="60C032F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InsertAdvertising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@Employee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86FA30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7DCDAB4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56302F3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EmployeeRank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EmployeePosition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Position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PositionName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@Employee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EmployeeRank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191016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2F0199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employee or his rank is not suitable!'</w:t>
      </w:r>
    </w:p>
    <w:p w14:paraId="5011DC9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5849666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12EB49F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780CDC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53628D8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'Unknown advertiser!'</w:t>
      </w:r>
    </w:p>
    <w:p w14:paraId="06DD40A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710605C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0F17BB1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AdvertisingName</w:t>
      </w:r>
    </w:p>
    <w:p w14:paraId="1C70620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</w:p>
    <w:p w14:paraId="1E6E75A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EA339F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6F487F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'Such advertising is already rolling!'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0E10B52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203136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B0D308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40AEB5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</w:p>
    <w:p w14:paraId="31F3CCC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@Advertiser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@AdvertisingDuration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@AdvertisingCost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7103325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AdvertisingEmployee</w:t>
      </w:r>
    </w:p>
    <w:p w14:paraId="22AF748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@Employee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@AdvertisingName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))</w:t>
      </w:r>
    </w:p>
    <w:p w14:paraId="4016EE3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4ABD4EC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5B850FB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1AB912B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--exec InsertAdvertising 3, 1, 'some', 180, 5000</w:t>
      </w:r>
    </w:p>
    <w:p w14:paraId="490F962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ticket</w:t>
      </w:r>
    </w:p>
    <w:p w14:paraId="76010FD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CreateTicket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@TypeName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nvarchar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@CashboxID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@RowNumber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@SeatNumber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smallint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21C8AC1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2A7F3FE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EC4692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0003A36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6A0D8A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seance!'</w:t>
      </w:r>
    </w:p>
    <w:p w14:paraId="03A51D0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70581F8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FBD544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TicketTypes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TypeName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@TypeName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D579AF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44DFACF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ticket type!'</w:t>
      </w:r>
    </w:p>
    <w:p w14:paraId="53FC9B3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1CDC3C8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480A672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NOT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@CashboxID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22301E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40DCFF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'No such cashbox!'</w:t>
      </w:r>
    </w:p>
    <w:p w14:paraId="40F1168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</w:p>
    <w:p w14:paraId="7BF9BE9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7116B4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24CE36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EXISTS(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SeatNumber</w:t>
      </w:r>
    </w:p>
    <w:p w14:paraId="4ABC95C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</w:t>
      </w:r>
      <w:r w:rsidRPr="00D666D3">
        <w:rPr>
          <w:rFonts w:ascii="Consolas" w:hAnsi="Consolas" w:cs="Consolas"/>
          <w:color w:val="0000FF"/>
          <w:sz w:val="24"/>
          <w:szCs w:val="24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</w:rPr>
        <w:t xml:space="preserve"> Tickets</w:t>
      </w:r>
    </w:p>
    <w:p w14:paraId="3FCA9EF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</w:rPr>
        <w:t xml:space="preserve">            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RowNumber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@RowNumber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SeatNumber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B41B2B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270E9E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PRINT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'This seat is already taken!'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40CAD05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-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FA83A2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3CBEE1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17AC9B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</w:t>
      </w:r>
    </w:p>
    <w:p w14:paraId="4E9962F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@TypeName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@CashboxID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@RowNumber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@SeatNumber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@Cost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);</w:t>
      </w:r>
    </w:p>
    <w:p w14:paraId="6D77B19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</w:p>
    <w:p w14:paraId="23E4EFB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20CCC45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A95831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exec CreateTicket 1, 'standart', 0, 9, 15, 200</w:t>
      </w:r>
    </w:p>
    <w:p w14:paraId="04D3E84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IF NOT EXISTS(SELECT  FROM  WHERE  = @)</w:t>
      </w:r>
    </w:p>
    <w:p w14:paraId="5081844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   BEGIN</w:t>
      </w:r>
    </w:p>
    <w:p w14:paraId="13BBF43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       PRINT '!'</w:t>
      </w:r>
    </w:p>
    <w:p w14:paraId="2C943E0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       RETURN -2</w:t>
      </w:r>
    </w:p>
    <w:p w14:paraId="4E1BF21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    END</w:t>
      </w:r>
    </w:p>
    <w:p w14:paraId="26B72504" w14:textId="77777777" w:rsidR="00D666D3" w:rsidRPr="00D666D3" w:rsidRDefault="00D666D3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C64F24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GetAllFilms</w:t>
      </w:r>
    </w:p>
    <w:p w14:paraId="77AE9E9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01073E8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DF5BC8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</w:t>
      </w:r>
    </w:p>
    <w:p w14:paraId="274D219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550F625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A3C345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2B13E3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GetTicketsForSeance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@seance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4AC451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3FE3EC1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25E4D93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</w:t>
      </w:r>
    </w:p>
    <w:p w14:paraId="576DE8E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2E8D8CB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75B057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9ECA12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GetSeanceInfo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@seance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15EF64F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1C00D449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66DCC0B8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</w:t>
      </w:r>
    </w:p>
    <w:p w14:paraId="3DDA48A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A21370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7481E7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4C6AEC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GetFilmById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@film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52CBEF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00A626E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012F2F5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@film</w:t>
      </w:r>
    </w:p>
    <w:p w14:paraId="0A387BD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33F2EA6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916A0E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select* from Tickets</w:t>
      </w:r>
    </w:p>
    <w:p w14:paraId="442826A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 insert into Tickets values('standart', 0, 1, 5, 6, 200)</w:t>
      </w:r>
    </w:p>
    <w:p w14:paraId="535F688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E39BBB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PROCEDURE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GetHollInfoBySeance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@seance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tinyint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7E2351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1C1A96C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BEGIN</w:t>
      </w:r>
    </w:p>
    <w:p w14:paraId="43165230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CinemaHolls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TdEnable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RowNumber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SeatNumber</w:t>
      </w:r>
    </w:p>
    <w:p w14:paraId="4A5BE0B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CinemaHolls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CinemaHolls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HollID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HollID</w:t>
      </w:r>
    </w:p>
    <w:p w14:paraId="41C9A2A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@seance</w:t>
      </w:r>
    </w:p>
    <w:p w14:paraId="6F72B5E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END</w:t>
      </w:r>
    </w:p>
    <w:p w14:paraId="7071499C" w14:textId="46CC8CF8" w:rsidR="006D7E12" w:rsidRPr="00D666D3" w:rsidRDefault="006D7E12" w:rsidP="006D7E12">
      <w:pPr>
        <w:spacing w:line="360" w:lineRule="auto"/>
        <w:jc w:val="both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521CED5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--view with seance info</w:t>
      </w:r>
    </w:p>
    <w:p w14:paraId="3D0894E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VIEW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SeanceViewForJunior </w:t>
      </w:r>
    </w:p>
    <w:p w14:paraId="0D460FE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53DC050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FilmName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Название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фильма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HollID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Номер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зала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ShowTime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Время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показа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AgeRating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Возрастной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рейтинг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SeanceType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Тип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сеанса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SeanceTypes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TypeDescription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Описание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сеанса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</w:p>
    <w:p w14:paraId="3AB9B2A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</w:p>
    <w:p w14:paraId="0107E46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FilmID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</w:p>
    <w:p w14:paraId="26D2D3B6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SeanceTypes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SeanceType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SeanceTypes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TypeName</w:t>
      </w:r>
    </w:p>
    <w:p w14:paraId="0110A3B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AgeRating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BETWEEN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6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AND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13</w:t>
      </w:r>
    </w:p>
    <w:p w14:paraId="552177C6" w14:textId="55656B59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FFCD0C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--view about advertising</w:t>
      </w:r>
    </w:p>
    <w:p w14:paraId="20E33B91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VIEW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AdvertisingView</w:t>
      </w:r>
    </w:p>
    <w:p w14:paraId="4870DD2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2CE0F2D7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AdvertisingName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Название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рекламы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FilmName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Название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фильма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AdvertiserName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Рекламодатель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CompanyName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Компания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рекламодателя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EmployeeName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Имя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ответственного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</w:rPr>
        <w:t>сотрудника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AdvertisingDuration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Длительность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 xml:space="preserve"> (</w:t>
      </w:r>
      <w:r w:rsidRPr="00D666D3">
        <w:rPr>
          <w:rFonts w:ascii="Consolas" w:hAnsi="Consolas" w:cs="Consolas"/>
          <w:color w:val="FF0000"/>
          <w:sz w:val="24"/>
          <w:szCs w:val="24"/>
        </w:rPr>
        <w:t>сек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)'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AdvertisingCost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Стоимость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</w:p>
    <w:p w14:paraId="4CD0FB7F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</w:p>
    <w:p w14:paraId="084D055E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AdvertisingSeance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AdID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</w:p>
    <w:p w14:paraId="0DD38C8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AdvertisingSeance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SeanceId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SeanceId</w:t>
      </w:r>
    </w:p>
    <w:p w14:paraId="07C3561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AdvertisingEmployee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AdID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AdvertisingEmployee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AdID</w:t>
      </w:r>
    </w:p>
    <w:p w14:paraId="6BCB510D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FilmID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FilmID</w:t>
      </w:r>
    </w:p>
    <w:p w14:paraId="71F15A9A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Advertiser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AdvertiserID</w:t>
      </w:r>
    </w:p>
    <w:p w14:paraId="532DC1F3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AdvertisingEmployee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EmployeeID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EmployeeID</w:t>
      </w:r>
    </w:p>
    <w:p w14:paraId="1D7678C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6504E4B4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8000"/>
          <w:sz w:val="24"/>
          <w:szCs w:val="24"/>
          <w:lang w:val="en-US"/>
        </w:rPr>
        <w:t>--view about employees</w:t>
      </w:r>
    </w:p>
    <w:p w14:paraId="07C6A8E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CREATE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VIEW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EmployeeView</w:t>
      </w:r>
    </w:p>
    <w:p w14:paraId="6B499142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</w:p>
    <w:p w14:paraId="005682C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SELECT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EmployeeName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ФИО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Position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Должность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Responsibilities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Обязанности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EmployeeRank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Ранг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Salary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+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Experience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*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1000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Зарплата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Passport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Паспорт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Experience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as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D666D3">
        <w:rPr>
          <w:rFonts w:ascii="Consolas" w:hAnsi="Consolas" w:cs="Consolas"/>
          <w:color w:val="FF0000"/>
          <w:sz w:val="24"/>
          <w:szCs w:val="24"/>
        </w:rPr>
        <w:t>Стаж</w:t>
      </w:r>
      <w:r w:rsidRPr="00D666D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</w:p>
    <w:p w14:paraId="11E47C4B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ab/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INNER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JOIN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EmployeePosition </w:t>
      </w:r>
      <w:r w:rsidRPr="00D666D3">
        <w:rPr>
          <w:rFonts w:ascii="Consolas" w:hAnsi="Consolas" w:cs="Consolas"/>
          <w:color w:val="0000FF"/>
          <w:sz w:val="24"/>
          <w:szCs w:val="24"/>
          <w:lang w:val="en-US"/>
        </w:rPr>
        <w:t>ON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Position 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EmployeePosition</w:t>
      </w:r>
      <w:r w:rsidRPr="00D666D3">
        <w:rPr>
          <w:rFonts w:ascii="Consolas" w:hAnsi="Consolas" w:cs="Consolas"/>
          <w:color w:val="808080"/>
          <w:sz w:val="24"/>
          <w:szCs w:val="24"/>
          <w:lang w:val="en-US"/>
        </w:rPr>
        <w:t>.</w:t>
      </w:r>
      <w:r w:rsidRPr="00D666D3">
        <w:rPr>
          <w:rFonts w:ascii="Consolas" w:hAnsi="Consolas" w:cs="Consolas"/>
          <w:color w:val="000000"/>
          <w:sz w:val="24"/>
          <w:szCs w:val="24"/>
          <w:lang w:val="en-US"/>
        </w:rPr>
        <w:t>PositionName</w:t>
      </w:r>
    </w:p>
    <w:p w14:paraId="0580F4DC" w14:textId="77777777" w:rsidR="006D7E12" w:rsidRPr="00D666D3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D666D3">
        <w:rPr>
          <w:rFonts w:ascii="Consolas" w:hAnsi="Consolas" w:cs="Consolas"/>
          <w:color w:val="0000FF"/>
          <w:sz w:val="24"/>
          <w:szCs w:val="24"/>
        </w:rPr>
        <w:t>GO</w:t>
      </w:r>
    </w:p>
    <w:p w14:paraId="58C7456B" w14:textId="01282FE2" w:rsidR="003650F5" w:rsidRPr="00CA5801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7DC1B2BC" w14:textId="388B667E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6E7C4EE" w14:textId="600EAF95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E72E0F7" w14:textId="53CC747E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659DE5D4" w14:textId="66176D60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BCBDB2F" w14:textId="58CE7A7B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043DB009" w14:textId="4A0E285C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C2F1E00" w14:textId="4E1C752A" w:rsidR="003650F5" w:rsidRPr="00C76547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D8BA811" w14:textId="71B70057" w:rsidR="003650F5" w:rsidRDefault="003650F5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1494FFD8" w14:textId="1F3EB3E8" w:rsidR="007959AD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388905E" w14:textId="179F025C" w:rsidR="007959AD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A2A3506" w14:textId="7F3B18FE" w:rsidR="007959AD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1B9C013" w14:textId="45E9A4CB" w:rsidR="007959AD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F63E892" w14:textId="77777777" w:rsidR="007959AD" w:rsidRPr="00C76547" w:rsidRDefault="007959AD" w:rsidP="003650F5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4B16939" w14:textId="46A8C5DC" w:rsidR="003650F5" w:rsidRDefault="003650F5" w:rsidP="003650F5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ПРИЛОЖЕНИЕ Б: сценарий заполнения таблиц БД.</w:t>
      </w:r>
    </w:p>
    <w:p w14:paraId="63E5C303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USE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CinemaDB</w:t>
      </w:r>
    </w:p>
    <w:p w14:paraId="0077399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8E8EDC1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 filling in start tables</w:t>
      </w:r>
    </w:p>
    <w:p w14:paraId="1AF6032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AE3756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--films</w:t>
      </w:r>
    </w:p>
    <w:p w14:paraId="331B33B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Films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59C3B9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Начало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'22.07.2010'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r w:rsidRPr="003650F5">
        <w:rPr>
          <w:rFonts w:ascii="Consolas" w:hAnsi="Consolas" w:cs="Consolas"/>
          <w:color w:val="FF0000"/>
          <w:sz w:val="24"/>
          <w:szCs w:val="24"/>
        </w:rPr>
        <w:t>Нолан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Боевик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8.8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'inception.jpg'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5A7D61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Побег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из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Шоушенка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'14.10.1994'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Ф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r w:rsidRPr="003650F5">
        <w:rPr>
          <w:rFonts w:ascii="Consolas" w:hAnsi="Consolas" w:cs="Consolas"/>
          <w:color w:val="FF0000"/>
          <w:sz w:val="24"/>
          <w:szCs w:val="24"/>
        </w:rPr>
        <w:t>Доборант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144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Драма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9.3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'shawshank.jpg'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2CD2B50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Интерстеллар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'07.11.2014'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r w:rsidRPr="003650F5">
        <w:rPr>
          <w:rFonts w:ascii="Consolas" w:hAnsi="Consolas" w:cs="Consolas"/>
          <w:color w:val="FF0000"/>
          <w:sz w:val="24"/>
          <w:szCs w:val="24"/>
        </w:rPr>
        <w:t>Нолан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169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Приключение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8.6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'interstellar.jpg'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40378A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Матрица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'31.03.1999'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Братья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Вачовски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136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Боевик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8.7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'matrix.jpg'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4394BC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'Король лев'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'24.06.1994'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'Р. Аллерс'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88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'Анимационный'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8.5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'lionking.jpg'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151DF83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'Чужой'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'22.06.1979'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'Р. Скотт'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117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'Ужасы'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8.4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'alien.jpg'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9C7989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'Валл-и'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'27.06.2008'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'А. Стэнтон'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98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'Анимационный'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8.4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'walle.jpg'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936A1F1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'Джокер'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'04.10.2019'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'Т. Филлипс'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122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'Драма'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8.4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'joker.jpg'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7FEF6B6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'Мстители: Война бесконечности'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'27.04.2018'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'Братья Руссо'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160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'Боевик'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8.4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'avengers.jpg'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1EF8018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'Бешеные псы'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'02.09.1992'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'К. Тарантино'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99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'Криминал'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8.3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'reservoirdogs.jpg'</w:t>
      </w:r>
      <w:r w:rsidRPr="003650F5">
        <w:rPr>
          <w:rFonts w:ascii="Consolas" w:hAnsi="Consolas" w:cs="Consolas"/>
          <w:color w:val="808080"/>
          <w:sz w:val="24"/>
          <w:szCs w:val="24"/>
        </w:rPr>
        <w:t>)</w:t>
      </w:r>
    </w:p>
    <w:p w14:paraId="2B5F20A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B74C8F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A4E6FD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--employeePositions</w:t>
      </w:r>
    </w:p>
    <w:p w14:paraId="3E25694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EmployeePosition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C45221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'Администратор'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'Управляет кинотеатром. Нанимает персонал, ведет бухгалтерскую работу'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120000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4339768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'Менеджер по прокату'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'Управляет прокатом кинотеатра'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80000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0E85701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'Менеджер по маркетингу'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'Управляет рекламой, продвижением кинотеатра. Работает с рекламодателями'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90000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029E1A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'Киномеханик'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'Работает с кинолентами и аппаратурой'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50000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51C3499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'Кассир'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'Работает на кассе или у зала'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35000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4BEC0CD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Уборщик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Занимается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уборкой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9B550C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BE980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802A26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--epmloyees</w:t>
      </w:r>
    </w:p>
    <w:p w14:paraId="281D927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11882CB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'Администратор'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'Д. Кулаков'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'1234456789'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20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028CB71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'Менеджер по прокату'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'В. Пупкин'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'8888777722'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281168C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'Менеджер по маркетингу'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'К. Пупкина'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'1112223334'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EEE1D2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'Киномеханик'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'А. Антонов'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'9865321245'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4FE1EA43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lastRenderedPageBreak/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'Кассир'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'А. Лопаткова'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'6543216545'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28E4FEE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'Кассир'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'М. Носов'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'9876543211'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7413D9B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'Кассир'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'Е. Гуров'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'9876555555'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893BCE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'Уборщик'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'А. Мешкарева'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'6665556665'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16C30D7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'Уборщик'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'А. Мешкарев'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'6665556666'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</w:rPr>
        <w:t>)</w:t>
      </w:r>
    </w:p>
    <w:p w14:paraId="53E93B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5AB7E9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24E5E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--ticketTypes</w:t>
      </w:r>
    </w:p>
    <w:p w14:paraId="1595012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TicketTypes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105AD38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'standart'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'билет без скидок'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07725E2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'child'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'детям до 6 включительно'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50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4993C6A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'tuesday'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'акция на вечерние фильмы'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50</w:t>
      </w:r>
      <w:r w:rsidRPr="003650F5">
        <w:rPr>
          <w:rFonts w:ascii="Consolas" w:hAnsi="Consolas" w:cs="Consolas"/>
          <w:color w:val="808080"/>
          <w:sz w:val="24"/>
          <w:szCs w:val="24"/>
        </w:rPr>
        <w:t>)</w:t>
      </w:r>
    </w:p>
    <w:p w14:paraId="4538DA7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31230E3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--cashboxes</w:t>
      </w:r>
    </w:p>
    <w:p w14:paraId="28E4D97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Cashboxes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6E76F49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6491CFD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8E06C7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64ADCB8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7A65B9A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B90440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EmployeeCashbox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588EFD9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0A3480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130FC50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F079BF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1F7AEC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F81E0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--seanceTypes</w:t>
      </w:r>
    </w:p>
    <w:p w14:paraId="2AA5767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SeanceTypes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28BEB7B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'Обычный сеанс'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79A53A0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'school'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'Групповой паказ для школьников'</w:t>
      </w:r>
      <w:r w:rsidRPr="003650F5">
        <w:rPr>
          <w:rFonts w:ascii="Consolas" w:hAnsi="Consolas" w:cs="Consolas"/>
          <w:color w:val="808080"/>
          <w:sz w:val="24"/>
          <w:szCs w:val="24"/>
        </w:rPr>
        <w:t>),</w:t>
      </w:r>
    </w:p>
    <w:p w14:paraId="3686F5C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</w:rPr>
        <w:t>'Показ старых или ограниченных в прокате фильмов'</w:t>
      </w:r>
      <w:r w:rsidRPr="003650F5">
        <w:rPr>
          <w:rFonts w:ascii="Consolas" w:hAnsi="Consolas" w:cs="Consolas"/>
          <w:color w:val="808080"/>
          <w:sz w:val="24"/>
          <w:szCs w:val="24"/>
        </w:rPr>
        <w:t>)</w:t>
      </w:r>
    </w:p>
    <w:p w14:paraId="72905053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2566695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4E47C6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--cinemaHolls</w:t>
      </w:r>
    </w:p>
    <w:p w14:paraId="2C8686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CinemaHolls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FF1A721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4A56FB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9BB60F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48411B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9A86A7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5D09B1B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7F3D32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--employeeHoll</w:t>
      </w:r>
    </w:p>
    <w:p w14:paraId="3FF8944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EmployeeHoll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3E5D2D1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179818F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102590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121E3C3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CF88ED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68D139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D3666B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B1078C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ab/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31F5C6D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lastRenderedPageBreak/>
        <w:t>GO</w:t>
      </w:r>
    </w:p>
    <w:p w14:paraId="3CDA764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--seances</w:t>
      </w:r>
    </w:p>
    <w:p w14:paraId="23F78C6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6AD14D3D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12:30'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A8CFB7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13:30'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D9904F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14:30'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2612D4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15:30'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512248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10:45'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41029E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12:45'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B2575F7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15:45'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72B4AC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5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16:45'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2E0FAD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18:30'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C04645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18:30'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F8B6EE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22:30'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32B287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'15.05.2021 21:30'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9BCBAD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11:15'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'school'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859BBB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11:15'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'school'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583C0B0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11:15'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'school'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1A83EBE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7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11:15'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'school'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1FE50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20:30'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4720F5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21:45'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6C39EF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22:30'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9B6A7E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'17.05.2021 18:15'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18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F53FC8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21:30'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'limited'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640C401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9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'16.05.2021 21:30'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16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'common'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45041CF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49D7B1F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2D3AEE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--advertisers</w:t>
      </w:r>
    </w:p>
    <w:p w14:paraId="3DE9505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Advertisers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ABB3E6B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С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r w:rsidRPr="003650F5">
        <w:rPr>
          <w:rFonts w:ascii="Consolas" w:hAnsi="Consolas" w:cs="Consolas"/>
          <w:color w:val="FF0000"/>
          <w:sz w:val="24"/>
          <w:szCs w:val="24"/>
        </w:rPr>
        <w:t>Есенин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РГУ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3C56668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А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 xml:space="preserve">. </w:t>
      </w:r>
      <w:r w:rsidRPr="003650F5">
        <w:rPr>
          <w:rFonts w:ascii="Consolas" w:hAnsi="Consolas" w:cs="Consolas"/>
          <w:color w:val="FF0000"/>
          <w:sz w:val="24"/>
          <w:szCs w:val="24"/>
        </w:rPr>
        <w:t>Попов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FF0000"/>
          <w:sz w:val="24"/>
          <w:szCs w:val="24"/>
        </w:rPr>
        <w:t>РГРТУ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'8005553535'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--resurrected</w:t>
      </w:r>
    </w:p>
    <w:p w14:paraId="59A8838A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30CB22F2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C08614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8000"/>
          <w:sz w:val="24"/>
          <w:szCs w:val="24"/>
          <w:lang w:val="en-US"/>
        </w:rPr>
        <w:t>--advertisings</w:t>
      </w:r>
    </w:p>
    <w:p w14:paraId="68889F9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5C5EF95C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'radio'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42911D48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'radio'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10000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541D2B59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'tourism'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7E14C72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FF0000"/>
          <w:sz w:val="24"/>
          <w:szCs w:val="24"/>
          <w:lang w:val="en-US"/>
        </w:rPr>
        <w:t>'tourism'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120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15000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7E290A7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07847033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D101B5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AdvertisingEmployee </w:t>
      </w: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333B6AE6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1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980D3FF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2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2E519A54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),</w:t>
      </w:r>
    </w:p>
    <w:p w14:paraId="0B9A674E" w14:textId="77777777" w:rsidR="003650F5" w:rsidRPr="003650F5" w:rsidRDefault="003650F5" w:rsidP="003650F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 xml:space="preserve">    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>3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650F5">
        <w:rPr>
          <w:rFonts w:ascii="Consolas" w:hAnsi="Consolas" w:cs="Consolas"/>
          <w:color w:val="000000"/>
          <w:sz w:val="24"/>
          <w:szCs w:val="24"/>
          <w:lang w:val="en-US"/>
        </w:rPr>
        <w:t xml:space="preserve"> 4</w:t>
      </w:r>
      <w:r w:rsidRPr="003650F5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</w:p>
    <w:p w14:paraId="53BB660F" w14:textId="4C2946DA" w:rsidR="003650F5" w:rsidRPr="007959AD" w:rsidRDefault="003650F5" w:rsidP="007959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3650F5">
        <w:rPr>
          <w:rFonts w:ascii="Consolas" w:hAnsi="Consolas" w:cs="Consolas"/>
          <w:color w:val="0000FF"/>
          <w:sz w:val="24"/>
          <w:szCs w:val="24"/>
          <w:lang w:val="en-US"/>
        </w:rPr>
        <w:t>GO</w:t>
      </w:r>
    </w:p>
    <w:p w14:paraId="2C7DB6F9" w14:textId="6F81B413" w:rsidR="006D7E12" w:rsidRPr="004B621A" w:rsidRDefault="006D7E12" w:rsidP="003650F5">
      <w:pPr>
        <w:pStyle w:val="a5"/>
        <w:rPr>
          <w:rFonts w:ascii="Consolas" w:eastAsiaTheme="minorHAnsi" w:hAnsi="Consolas" w:cs="Consolas"/>
          <w:color w:val="0000FF"/>
          <w:sz w:val="28"/>
          <w:szCs w:val="28"/>
          <w:lang w:eastAsia="en-US"/>
        </w:rPr>
      </w:pPr>
    </w:p>
    <w:p w14:paraId="4F61A6A2" w14:textId="77777777" w:rsidR="007959AD" w:rsidRDefault="007959AD" w:rsidP="003650F5">
      <w:pPr>
        <w:pStyle w:val="a5"/>
        <w:rPr>
          <w:color w:val="000000"/>
          <w:sz w:val="27"/>
          <w:szCs w:val="27"/>
        </w:rPr>
      </w:pPr>
    </w:p>
    <w:p w14:paraId="651E8E6A" w14:textId="77777777" w:rsidR="003650F5" w:rsidRDefault="003650F5" w:rsidP="003650F5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ПРИЛОЖЕНИЕ В: исходный текст клиентской программы.</w:t>
      </w:r>
    </w:p>
    <w:p w14:paraId="3CFCA89E" w14:textId="5595F202" w:rsidR="003650F5" w:rsidRDefault="006D7E12" w:rsidP="006D7E12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Код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Controller:</w:t>
      </w:r>
    </w:p>
    <w:p w14:paraId="3CED6AA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System;</w:t>
      </w:r>
    </w:p>
    <w:p w14:paraId="7B2278D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System.Collections.Generic;</w:t>
      </w:r>
    </w:p>
    <w:p w14:paraId="7483A67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System.Linq;</w:t>
      </w:r>
    </w:p>
    <w:p w14:paraId="799586D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System.Web.Mvc;</w:t>
      </w:r>
    </w:p>
    <w:p w14:paraId="7862795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DAL.Department;</w:t>
      </w:r>
    </w:p>
    <w:p w14:paraId="74D6B27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Newtonsoft.Json;</w:t>
      </w:r>
    </w:p>
    <w:p w14:paraId="6B8A26D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E00362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CinemaClientApplication.Controllers</w:t>
      </w:r>
    </w:p>
    <w:p w14:paraId="592A7DB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4E259F8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: Controller</w:t>
      </w:r>
    </w:p>
    <w:p w14:paraId="146529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07FF775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readonly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SQLManagerDAO requestDAO;</w:t>
      </w:r>
    </w:p>
    <w:p w14:paraId="6E919D6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HomeController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()</w:t>
      </w:r>
    </w:p>
    <w:p w14:paraId="6350EBC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27256A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requestDAO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SQLManagerDAO();</w:t>
      </w:r>
    </w:p>
    <w:p w14:paraId="677366A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136565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ActionResult Index()</w:t>
      </w:r>
    </w:p>
    <w:p w14:paraId="2C9BCFA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07A176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View(requestDAO.GetAllFilms().ToList());</w:t>
      </w:r>
    </w:p>
    <w:p w14:paraId="16E0AD2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4605A6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F79376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ActionResult FilmInfo(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28501CC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46DB3E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Models.SeancesFilmModel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Models.SeancesFilmModel</w:t>
      </w:r>
    </w:p>
    <w:p w14:paraId="1F9B46B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2F48AE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Seances = requestDAO.GetSeancesForFilms(id).ToList(),</w:t>
      </w:r>
    </w:p>
    <w:p w14:paraId="1A80E6F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Film = requestDAO.GetFilmById(id)</w:t>
      </w:r>
    </w:p>
    <w:p w14:paraId="5E29EDB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0991911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3077489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6B2895A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F022ED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ActionResult SeanceSeats(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id)</w:t>
      </w:r>
    </w:p>
    <w:p w14:paraId="61CBBBA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5FEAF5C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Models.SeanceHollModel model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Models.SeanceHollModel</w:t>
      </w:r>
    </w:p>
    <w:p w14:paraId="53E45DD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AEFD21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Tickets = requestDAO.GetTicketsForSeance(id).ToList(),</w:t>
      </w:r>
    </w:p>
    <w:p w14:paraId="5D5AF0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Holl = requestDAO.GetCinemaHollInfoBySeance(id),</w:t>
      </w:r>
    </w:p>
    <w:p w14:paraId="04D2EB7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Seance = requestDAO.GetSeanceInfo(id)</w:t>
      </w:r>
    </w:p>
    <w:p w14:paraId="2A9FF56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};</w:t>
      </w:r>
    </w:p>
    <w:p w14:paraId="5596E4C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8D2CCF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View(model);</w:t>
      </w:r>
    </w:p>
    <w:p w14:paraId="6A0E7F3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93440F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[HttpPost]</w:t>
      </w:r>
    </w:p>
    <w:p w14:paraId="74AE37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ActionResult CreateTickets(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tickets)</w:t>
      </w:r>
    </w:p>
    <w:p w14:paraId="5A92153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3143A72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jsonRow = JsonConvert.DeserializeObject&lt;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[]&gt;(tickets);</w:t>
      </w:r>
    </w:p>
    <w:p w14:paraId="0B717A4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List&lt;Entities.Ticket&gt; ticketsInfo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List&lt;Entities.Ticket&gt;();</w:t>
      </w:r>
    </w:p>
    <w:p w14:paraId="1B6C1B0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str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jsonRow)</w:t>
      </w:r>
    </w:p>
    <w:p w14:paraId="1D56C33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48B50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[] row = str.Split(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F9ED11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ticketsInfo.Add(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Entities.Ticket(Entities.Ticket.LastId + 1,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"standart"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 0, Convert.ToInt32(row[0]), Convert.ToInt32(row[1]), Convert.ToInt32(row[2]), Convert.ToInt32(row[3])));</w:t>
      </w:r>
    </w:p>
    <w:p w14:paraId="5AC880A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8FD497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7F7FAD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requestDAO.CreateTickets(ticketsInfo);</w:t>
      </w:r>
    </w:p>
    <w:p w14:paraId="4F5E4B0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F70B48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RedirectToAction(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"Index"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DB7F11F" w14:textId="145C134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B5C392D" w14:textId="2619C6D0" w:rsidR="004B621A" w:rsidRPr="007959AD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ab/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5ECCE3D" w14:textId="0E471690" w:rsidR="004B621A" w:rsidRPr="007959AD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583957B2" w14:textId="155AD31A" w:rsidR="004B621A" w:rsidRPr="007959AD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8613FD8" w14:textId="1FC95816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A44F42D" w14:textId="4E7187EC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74783861" w14:textId="4317E4AA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6AC1851" w14:textId="132D84A4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446374E" w14:textId="24C4A03A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6439256" w14:textId="0951A8BD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CC316AE" w14:textId="0349D7A6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2E2A4E4" w14:textId="0BDC9168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7C2ED58" w14:textId="7340882C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0DB4EEE2" w14:textId="4D13FE8B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318F670" w14:textId="3FEE2D20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F460A87" w14:textId="2AD44C5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D807EF7" w14:textId="5517514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7A951E39" w14:textId="3D1DC05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967B852" w14:textId="5B16F3E9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A980E7C" w14:textId="5670608B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3034A8DC" w14:textId="6F3EDD2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9B639B1" w14:textId="14B99303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E4990A4" w14:textId="696FC3F0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7FBCB1C3" w14:textId="26BC91A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2B2C41C2" w14:textId="69D96034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34C955D" w14:textId="655DE9EF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5EE45582" w14:textId="0F18EABB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9F1BD95" w14:textId="4A588B1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41DBD714" w14:textId="77777777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12D9040B" w14:textId="77777777" w:rsidR="004B621A" w:rsidRP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8"/>
          <w:szCs w:val="28"/>
          <w:lang w:val="en-US"/>
        </w:rPr>
      </w:pPr>
    </w:p>
    <w:p w14:paraId="6AD0D4D9" w14:textId="65352DB0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класса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</w:rPr>
        <w:t>Билет»</w:t>
      </w:r>
      <w:r w:rsidR="00ED10FC">
        <w:rPr>
          <w:rFonts w:ascii="Times New Roman" w:hAnsi="Times New Roman" w:cs="Times New Roman"/>
          <w:color w:val="000000"/>
          <w:sz w:val="28"/>
          <w:szCs w:val="28"/>
        </w:rPr>
        <w:t xml:space="preserve"> (остальные классы отношений подобны приведенному)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6FD4693" w14:textId="77777777" w:rsidR="006D7E12" w:rsidRPr="00ED10FC" w:rsidRDefault="006D7E12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B8CAC3F" w14:textId="393CD4AE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namespace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Entities</w:t>
      </w:r>
    </w:p>
    <w:p w14:paraId="2EB8A32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7C573CA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</w:p>
    <w:p w14:paraId="39BF6CD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FBF9D1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static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LastId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4F9860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TicketID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239736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TicketType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B15674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CashboxID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7F2768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25E3DDB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RowNumber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31BCA6B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SeatNumber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2D559FE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decimal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 {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private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;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get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 }</w:t>
      </w:r>
    </w:p>
    <w:p w14:paraId="48E3B1A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public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2B91AF"/>
          <w:sz w:val="24"/>
          <w:szCs w:val="24"/>
          <w:lang w:val="en-US"/>
        </w:rPr>
        <w:t>Ticket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id,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string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type,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cashId,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seanceId,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cost)</w:t>
      </w:r>
    </w:p>
    <w:p w14:paraId="6222A2D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5CCF54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TicketID = LastId = id;</w:t>
      </w:r>
    </w:p>
    <w:p w14:paraId="02EA9E5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TicketType = type;</w:t>
      </w:r>
    </w:p>
    <w:p w14:paraId="7DC8C7D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CashboxID = cashId;</w:t>
      </w:r>
    </w:p>
    <w:p w14:paraId="1AA68BD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SeanceId = seanceId;</w:t>
      </w:r>
    </w:p>
    <w:p w14:paraId="024EE19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RowNumber = row;</w:t>
      </w:r>
    </w:p>
    <w:p w14:paraId="2732143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00"/>
          <w:sz w:val="24"/>
          <w:szCs w:val="24"/>
        </w:rPr>
        <w:t>SeatNumber = seat;</w:t>
      </w:r>
    </w:p>
    <w:p w14:paraId="473E1CB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Cost = cost;</w:t>
      </w:r>
    </w:p>
    <w:p w14:paraId="34E11CD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}</w:t>
      </w:r>
    </w:p>
    <w:p w14:paraId="3B1CDF1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3E1B03A" w14:textId="1977790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176AB9D1" w14:textId="7E1E792E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1BE407" w14:textId="2F19E6B3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B42AC3" w14:textId="0DD9242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4BBCAF" w14:textId="1A927658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D2CF9A" w14:textId="55734BA4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29C6CB" w14:textId="34BC2905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7E8566" w14:textId="5DD07910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C140F1" w14:textId="0DE52722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B1B0511" w14:textId="469E1C1E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A9748E" w14:textId="11E93445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86F5E3" w14:textId="6693CF7E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8C004B" w14:textId="48F43030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E96D57" w14:textId="48147C85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F9D2F5" w14:textId="0F1ED64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0F0A08" w14:textId="35009D23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992573" w14:textId="553E8F88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153DD4" w14:textId="35F1DDA9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D16899" w14:textId="03E199D9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D7BFD3" w14:textId="564AF040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EF98C6" w14:textId="23034BE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82AAF6" w14:textId="6FDB27D7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9462A2" w14:textId="663B872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BCA123" w14:textId="77777777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4965E3" w14:textId="6BD665F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11BC66" w14:textId="1275539F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15C7F0" w14:textId="70A41F78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584444" w14:textId="4C3FC05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2A910" w14:textId="7ADCB462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011130" w14:textId="6497F419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7C6229" w14:textId="7777777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3D41309" w14:textId="007D3910" w:rsidR="006D7E12" w:rsidRP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Код класса </w:t>
      </w:r>
      <w:r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SQLManager</w:t>
      </w:r>
      <w:r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6D7E12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96D675C" w14:textId="77777777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54B616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System;</w:t>
      </w:r>
    </w:p>
    <w:p w14:paraId="07E5534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System.Collections.Generic;</w:t>
      </w:r>
    </w:p>
    <w:p w14:paraId="03B801D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System.Data.SqlClient;</w:t>
      </w:r>
    </w:p>
    <w:p w14:paraId="452A658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using Entities;</w:t>
      </w:r>
    </w:p>
    <w:p w14:paraId="068695A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4283A2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namespace DAL.Department</w:t>
      </w:r>
    </w:p>
    <w:p w14:paraId="464BC82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{</w:t>
      </w:r>
    </w:p>
    <w:p w14:paraId="64496B6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public class SQLManagerDAO</w:t>
      </w:r>
    </w:p>
    <w:p w14:paraId="6FAB6C2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E61AE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private readonly SqlConnection DBConnection;</w:t>
      </w:r>
    </w:p>
    <w:p w14:paraId="2473081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SQLManagerDAO()</w:t>
      </w:r>
    </w:p>
    <w:p w14:paraId="6C0AD15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60D04A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DBConnection = DBAccess.GetDBConnection();</w:t>
      </w:r>
    </w:p>
    <w:p w14:paraId="6C77D6E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C7D29B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8B6802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IEnumerable&lt;Film&gt; GetAllFilms()</w:t>
      </w:r>
    </w:p>
    <w:p w14:paraId="0C5EA81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66256A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25A2897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6780D42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5456C26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F6D40D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SqlCommand("GetAllFilms", DBConnection)</w:t>
      </w:r>
    </w:p>
    <w:p w14:paraId="3D5D33E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B9CD6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CommandType = System.Data.CommandType.StoredProcedure</w:t>
      </w:r>
    </w:p>
    <w:p w14:paraId="0ADBAFB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28F1440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ACB384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713BBC8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BBDAAF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5653B61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47D88B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dataReader.GetByte(0);</w:t>
      </w:r>
    </w:p>
    <w:p w14:paraId="3EF1BD3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dataReader.GetString(dataReader.GetOrdinal("FilmName"));</w:t>
      </w:r>
    </w:p>
    <w:p w14:paraId="5AF431A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DateTime year = dataReader.GetDateTime(dataReader.GetOrdinal("ReleaseYear"));</w:t>
      </w:r>
    </w:p>
    <w:p w14:paraId="6520E11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dataReader.GetString(dataReader.GetOrdinal("Director"));</w:t>
      </w:r>
    </w:p>
    <w:p w14:paraId="396886B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dataReader.GetInt16(dataReader.GetOrdinal("Duration"));</w:t>
      </w:r>
    </w:p>
    <w:p w14:paraId="7A045C3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dataReader.GetString(dataReader.GetOrdinal("Genre"));</w:t>
      </w:r>
    </w:p>
    <w:p w14:paraId="145285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(float)dataReader.GetDouble(dataReader.GetOrdinal("Rating"));</w:t>
      </w:r>
    </w:p>
    <w:p w14:paraId="3CEB3D3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dataReader.GetString(dataReader.GetOrdinal("FilmImage"));</w:t>
      </w:r>
    </w:p>
    <w:p w14:paraId="2798159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080F49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yield return new Film(id, name, year, director, duration, genre, rating, image); ;</w:t>
      </w:r>
    </w:p>
    <w:p w14:paraId="3E33D0D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64DFCAB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 finally</w:t>
      </w:r>
    </w:p>
    <w:p w14:paraId="78704C3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0729626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59B0E3B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721C6BD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4763310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IEnumerable&lt;Ticket&gt; GetTicketsForSeance(int seance)</w:t>
      </w:r>
    </w:p>
    <w:p w14:paraId="435D1D2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63551A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268ACC7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35D1AAD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479314B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08F069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SqlCommand("GetTicketsForSeance", DBConnection)</w:t>
      </w:r>
    </w:p>
    <w:p w14:paraId="39FE06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15BE9F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CommandType = System.Data.CommandType.StoredProcedure</w:t>
      </w:r>
    </w:p>
    <w:p w14:paraId="1E2A9F7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643454B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command.Parameters.AddWithValue("@seance", seance);</w:t>
      </w:r>
    </w:p>
    <w:p w14:paraId="46A220E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4D541D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144CB67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E00E4B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6354545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35348F7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dataReader.GetInt16(dataReader.GetOrdinal("TicketID"));</w:t>
      </w:r>
    </w:p>
    <w:p w14:paraId="3C704D0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dataReader.GetString(dataReader.GetOrdinal("TicketType"));</w:t>
      </w:r>
    </w:p>
    <w:p w14:paraId="3B47D0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cashId = dataReader.GetByte(dataReader.GetOrdinal("CashboxID"));</w:t>
      </w:r>
    </w:p>
    <w:p w14:paraId="4D299D1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seanceId = dataReader.GetByte(dataReader.GetOrdinal("SeanceId"));</w:t>
      </w:r>
    </w:p>
    <w:p w14:paraId="507CDFD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 = dataReader.GetByte(dataReader.GetOrdinal("RowNumber"));</w:t>
      </w:r>
    </w:p>
    <w:p w14:paraId="61A3019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seat = dataReader.GetByte(dataReader.GetOrdinal("SeatNumber"));</w:t>
      </w:r>
    </w:p>
    <w:p w14:paraId="458094D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dataReader.GetSqlMoney(dataReader.GetOrdinal("Cost")).ToInt32();</w:t>
      </w:r>
    </w:p>
    <w:p w14:paraId="70DB8CB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1B15B2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Ticket(id, type, cashId, seanceId, row, seat, cost);</w:t>
      </w:r>
    </w:p>
    <w:p w14:paraId="7C030D4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1C2177B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AFBA62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33217F0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27141CF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49A82A9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3779EA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F0F444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public Seance GetSeanceInfo(int seance)</w:t>
      </w:r>
    </w:p>
    <w:p w14:paraId="77BBA4D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74B0DE9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40594A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3C9B9BB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38B0C75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70DC3FF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SqlCommand(@"GetSeanceInfo", DBConnection)</w:t>
      </w:r>
    </w:p>
    <w:p w14:paraId="4C8F3ED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2E69F8C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CommandType = System.Data.CommandType.StoredProcedure</w:t>
      </w:r>
    </w:p>
    <w:p w14:paraId="327A834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210AF41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command.Parameters.AddWithValue("@seance", seance);</w:t>
      </w:r>
    </w:p>
    <w:p w14:paraId="3C43D4A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41D58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25A93AC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84036C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0283999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0DA7E90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dataReader.GetByte(dataReader.GetOrdinal("SeanceId"));</w:t>
      </w:r>
    </w:p>
    <w:p w14:paraId="7DA3B41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fimlId = dataReader.GetByte(dataReader.GetOrdinal("FilmID"));</w:t>
      </w:r>
    </w:p>
    <w:p w14:paraId="0C3FF10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hollId = dataReader.GetByte(dataReader.GetOrdinal("HollID"));</w:t>
      </w:r>
    </w:p>
    <w:p w14:paraId="0C0F69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DateTime time = dataReader.GetDateTime(dataReader.GetOrdinal("ShowTime"));</w:t>
      </w:r>
    </w:p>
    <w:p w14:paraId="46589F0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dataReader.GetByte(dataReader.GetOrdinal("AgeRating"));</w:t>
      </w:r>
    </w:p>
    <w:p w14:paraId="50DA875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dataReader.GetString(dataReader.GetOrdinal("SeanceType"));</w:t>
      </w:r>
    </w:p>
    <w:p w14:paraId="6A86273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dataReader.GetSqlMoney(dataReader.GetOrdinal("TicketCost")).ToInt32();</w:t>
      </w:r>
    </w:p>
    <w:p w14:paraId="379B14F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380131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Seance(id, fimlId, hollId, time, rating, type, cost);</w:t>
      </w:r>
    </w:p>
    <w:p w14:paraId="7369E8A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410FDD9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18B57C5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 { </w:t>
      </w:r>
    </w:p>
    <w:p w14:paraId="056F16A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</w:p>
    <w:p w14:paraId="11C5D03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6CD211B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1FD9E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09ABD25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FB1211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Film GetFilmById(int film)</w:t>
      </w:r>
    </w:p>
    <w:p w14:paraId="694EF56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152A256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0CEA7D6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1AD876E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7D559FF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58E73EE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SqlCommand command = new SqlCommand(@"GetFilmById", DBConnection);</w:t>
      </w:r>
    </w:p>
    <w:p w14:paraId="3A64A1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command.CommandType = System.Data.CommandType.StoredProcedure;</w:t>
      </w:r>
    </w:p>
    <w:p w14:paraId="41926C7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command.Parameters.AddWithValue("@film", film);</w:t>
      </w:r>
    </w:p>
    <w:p w14:paraId="29586AE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4009C69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5214117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6EF5CD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07CAB1E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0617AB0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dataReader.GetByte(0);</w:t>
      </w:r>
    </w:p>
    <w:p w14:paraId="550A248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name = dataReader.GetString(dataReader.GetOrdinal("FilmName"));</w:t>
      </w:r>
    </w:p>
    <w:p w14:paraId="012762B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DateTime year = dataReader.GetDateTime(dataReader.GetOrdinal("ReleaseYear"));</w:t>
      </w:r>
    </w:p>
    <w:p w14:paraId="5F022DD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director = dataReader.GetString(dataReader.GetOrdinal("Director"));</w:t>
      </w:r>
    </w:p>
    <w:p w14:paraId="71A56F8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duration = dataReader.GetInt16(dataReader.GetOrdinal("Duration"));</w:t>
      </w:r>
    </w:p>
    <w:p w14:paraId="72B3FB2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genre = dataReader.GetString(dataReader.GetOrdinal("Genre"));</w:t>
      </w:r>
    </w:p>
    <w:p w14:paraId="7DB7366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float rating = (float)dataReader.GetDouble(dataReader.GetOrdinal("Rating"));</w:t>
      </w:r>
    </w:p>
    <w:p w14:paraId="78AFC80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image = dataReader.GetString(dataReader.GetOrdinal("FilmImage"));</w:t>
      </w:r>
    </w:p>
    <w:p w14:paraId="0A9A1C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54DA1A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Film(id, name, year, director, duration, genre, rating, image);</w:t>
      </w:r>
    </w:p>
    <w:p w14:paraId="1E3E79F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5DD93EA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7245BB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784A275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FD3F84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1E823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11A47E9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6E9A41B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2ED742C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1328879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IEnumerable&lt;Seance&gt; GetSeancesForFilms(int film)</w:t>
      </w:r>
    </w:p>
    <w:p w14:paraId="14E7269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02BF59A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01E002E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09DB8B6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4680674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705DD3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SqlCommand(@"SELECT* FROM Seances WHERE FilmID = @FilmID", DBConnection);</w:t>
      </w:r>
    </w:p>
    <w:p w14:paraId="4705060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command.Parameters.AddWithValue("@FilmID", film);</w:t>
      </w:r>
    </w:p>
    <w:p w14:paraId="26C56CC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EEBACA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324BFEC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87AE0D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0D10F7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{</w:t>
      </w:r>
    </w:p>
    <w:p w14:paraId="5F069B3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dataReader.GetByte(dataReader.GetOrdinal("SeanceId"));</w:t>
      </w:r>
    </w:p>
    <w:p w14:paraId="1B7DAC4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fimlId = dataReader.GetByte(dataReader.GetOrdinal("FilmID"));</w:t>
      </w:r>
    </w:p>
    <w:p w14:paraId="3F47001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hollId = dataReader.GetByte(dataReader.GetOrdinal("HollID"));</w:t>
      </w:r>
    </w:p>
    <w:p w14:paraId="21DAC26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DateTime time = dataReader.GetDateTime(dataReader.GetOrdinal("ShowTime"));</w:t>
      </w:r>
    </w:p>
    <w:p w14:paraId="6060B9A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rating = dataReader.GetByte(dataReader.GetOrdinal("AgeRating"));</w:t>
      </w:r>
    </w:p>
    <w:p w14:paraId="79BF9D3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string type = dataReader.GetString(dataReader.GetOrdinal("SeanceType"));</w:t>
      </w:r>
    </w:p>
    <w:p w14:paraId="46FEA3B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cost = dataReader.GetSqlMoney(dataReader.GetOrdinal("TicketCost")).ToInt32();</w:t>
      </w:r>
    </w:p>
    <w:p w14:paraId="31DA820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6BA76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yield return new Seance(id, fimlId, hollId, time, rating, type, cost);</w:t>
      </w:r>
    </w:p>
    <w:p w14:paraId="5A5626F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3621F62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FEBF10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298A9DB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45D15F3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0C3E330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49390F1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2D04433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CinemaHoll GetCinemaHollInfoBySeance(int seance)</w:t>
      </w:r>
    </w:p>
    <w:p w14:paraId="179268D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66CE041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087F880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1F9130D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200B242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676148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SqlCommand command = new SqlCommand(@"GetHollInfoBySeance", DBConnection)</w:t>
      </w:r>
    </w:p>
    <w:p w14:paraId="5AFD5EC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4529977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CommandType = System.Data.CommandType.StoredProcedure</w:t>
      </w:r>
    </w:p>
    <w:p w14:paraId="67A4794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};</w:t>
      </w:r>
    </w:p>
    <w:p w14:paraId="2BCDC32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command.Parameters.AddWithValue("@seance", seance);</w:t>
      </w:r>
    </w:p>
    <w:p w14:paraId="0FC5978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A51D08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SqlDataReader dataReader = command.ExecuteReader();</w:t>
      </w:r>
    </w:p>
    <w:p w14:paraId="1FB9D2B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D674A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while (dataReader.Read())</w:t>
      </w:r>
    </w:p>
    <w:p w14:paraId="5C45016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5E53C01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id = dataReader.GetByte(dataReader.GetOrdinal("HollID"));</w:t>
      </w:r>
    </w:p>
    <w:p w14:paraId="4DFDB70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bool td = dataReader.GetBoolean(dataReader.GetOrdinal("TdEnable"));</w:t>
      </w:r>
    </w:p>
    <w:p w14:paraId="196384F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int rows = dataReader.GetByte(dataReader.GetOrdinal("RowNumber"));</w:t>
      </w:r>
    </w:p>
    <w:p w14:paraId="19F120D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    int seats = dataReader.GetByte(dataReader.GetOrdinal("SeatNumber"));</w:t>
      </w:r>
    </w:p>
    <w:p w14:paraId="5285D6E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739182D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return new CinemaHoll(id, td, rows, seats);</w:t>
      </w:r>
    </w:p>
    <w:p w14:paraId="3054D9FB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}</w:t>
      </w:r>
    </w:p>
    <w:p w14:paraId="423B397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751773E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finally</w:t>
      </w:r>
    </w:p>
    <w:p w14:paraId="1FC716B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33BEB58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364605F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DBConnection.Close();</w:t>
      </w:r>
    </w:p>
    <w:p w14:paraId="375F57A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FB27EB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return null;</w:t>
      </w:r>
    </w:p>
    <w:p w14:paraId="5DB4965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3F8493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71EADD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public void CreateTickets(List&lt;Ticket&gt; tickets)</w:t>
      </w:r>
    </w:p>
    <w:p w14:paraId="0F009EC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{</w:t>
      </w:r>
    </w:p>
    <w:p w14:paraId="25D7E13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if (DBConnection.State != System.Data.ConnectionState.Open)</w:t>
      </w:r>
    </w:p>
    <w:p w14:paraId="65E7687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DBConnection.Open();</w:t>
      </w:r>
    </w:p>
    <w:p w14:paraId="799FC8F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try</w:t>
      </w:r>
    </w:p>
    <w:p w14:paraId="01ED91DD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12016E9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foreach (var ticket in tickets)</w:t>
      </w:r>
    </w:p>
    <w:p w14:paraId="5BFBEC7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{</w:t>
      </w:r>
    </w:p>
    <w:p w14:paraId="6AAAC99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SqlCommand command = new SqlCommand(@"CreateTicket", DBConnection)</w:t>
      </w:r>
    </w:p>
    <w:p w14:paraId="3504D9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162885A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CommandType = System.Data.CommandType.StoredProcedure</w:t>
      </w:r>
    </w:p>
    <w:p w14:paraId="2B9B3DF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};</w:t>
      </w:r>
    </w:p>
    <w:p w14:paraId="7DA5FE3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command.Parameters.AddWithValue("@SeanceId", ticket.SeanceId);</w:t>
      </w:r>
    </w:p>
    <w:p w14:paraId="6416154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command.Parameters.AddWithValue("@TypeName", ticket.TicketType);</w:t>
      </w:r>
    </w:p>
    <w:p w14:paraId="3E3B90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command.Parameters.AddWithValue("@CashboxID", ticket.CashboxID);</w:t>
      </w:r>
    </w:p>
    <w:p w14:paraId="0E18BA7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command.Parameters.AddWithValue("@RowNumber", ticket.RowNumber);</w:t>
      </w:r>
    </w:p>
    <w:p w14:paraId="65B6465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command.Parameters.AddWithValue("@SeatNumber", ticket.SeatNumber);</w:t>
      </w:r>
    </w:p>
    <w:p w14:paraId="1CB4582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command.Parameters.AddWithValue("@Cost", ticket.Cost);</w:t>
      </w:r>
    </w:p>
    <w:p w14:paraId="4DA6E25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16467F2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if (command.ExecuteNonQuery() &lt; 1) </w:t>
      </w:r>
    </w:p>
    <w:p w14:paraId="298890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{</w:t>
      </w:r>
    </w:p>
    <w:p w14:paraId="7711B61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throw new Exception("Error with ticket");</w:t>
      </w:r>
    </w:p>
    <w:p w14:paraId="7D848DD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61415A93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    }</w:t>
      </w:r>
    </w:p>
    <w:p w14:paraId="233C968A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}</w:t>
      </w:r>
    </w:p>
    <w:p w14:paraId="6667FD81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finally</w:t>
      </w:r>
    </w:p>
    <w:p w14:paraId="3E7521B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{</w:t>
      </w:r>
    </w:p>
    <w:p w14:paraId="60C406E3" w14:textId="7B09D86B" w:rsidR="004B621A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    DBConnection.Close();</w:t>
      </w:r>
    </w:p>
    <w:p w14:paraId="1CCBDDB3" w14:textId="5086CE1E" w:rsidR="006D7E12" w:rsidRP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D7E12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стартовой страницы:</w:t>
      </w:r>
    </w:p>
    <w:p w14:paraId="5D7D5C1B" w14:textId="77777777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8EC8F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2FC0939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ViewBag.Title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КиноТеатр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9EA8BA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05FD4FC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1EB512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="films-area"&gt;</w:t>
      </w:r>
    </w:p>
    <w:p w14:paraId="1B950B4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item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Model)</w:t>
      </w:r>
    </w:p>
    <w:p w14:paraId="3FDF636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77F5963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="film-item"&gt;</w:t>
      </w:r>
    </w:p>
    <w:p w14:paraId="23900150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="film-logo"&gt;</w:t>
      </w:r>
    </w:p>
    <w:p w14:paraId="668F2B5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="~/Content/img/films.img/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1D7F455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693B0B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="film-label"&gt;</w:t>
      </w:r>
    </w:p>
    <w:p w14:paraId="5AEEFFF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item.FilmName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DDFB73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="film-short-info"&gt;</w:t>
      </w:r>
    </w:p>
    <w:p w14:paraId="2A84DA8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45C03832" w14:textId="77777777" w:rsidR="006D7E12" w:rsidRPr="00AE1787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AE1787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AE1787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AE1787">
        <w:rPr>
          <w:rFonts w:ascii="Consolas" w:hAnsi="Consolas" w:cs="Consolas"/>
          <w:color w:val="000000"/>
          <w:sz w:val="24"/>
          <w:szCs w:val="24"/>
        </w:rPr>
        <w:t>:</w:t>
      </w:r>
      <w:r w:rsidRPr="00AE1787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AE1787">
        <w:rPr>
          <w:rFonts w:ascii="Consolas" w:hAnsi="Consolas" w:cs="Consolas"/>
          <w:color w:val="0000FF"/>
          <w:sz w:val="24"/>
          <w:szCs w:val="24"/>
        </w:rPr>
        <w:t>&gt;</w:t>
      </w:r>
      <w:r w:rsidRPr="00AE17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AE1787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AE1787">
        <w:rPr>
          <w:rFonts w:ascii="Consolas" w:hAnsi="Consolas" w:cs="Consolas"/>
          <w:color w:val="0000FF"/>
          <w:sz w:val="24"/>
          <w:szCs w:val="24"/>
        </w:rPr>
        <w:t>&gt;</w:t>
      </w:r>
      <w:r w:rsidRPr="00AE1787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</w:t>
      </w:r>
      <w:r w:rsidRPr="00AE1787">
        <w:rPr>
          <w:rFonts w:ascii="Consolas" w:hAnsi="Consolas" w:cs="Consolas"/>
          <w:color w:val="000000"/>
          <w:sz w:val="24"/>
          <w:szCs w:val="24"/>
        </w:rPr>
        <w:t>.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Director</w:t>
      </w:r>
      <w:r w:rsidRPr="00AE1787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AE1787">
        <w:rPr>
          <w:rFonts w:ascii="Consolas" w:hAnsi="Consolas" w:cs="Consolas"/>
          <w:color w:val="0000FF"/>
          <w:sz w:val="24"/>
          <w:szCs w:val="24"/>
        </w:rPr>
        <w:t>&gt;</w:t>
      </w:r>
    </w:p>
    <w:p w14:paraId="7A38B71E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E1787">
        <w:rPr>
          <w:rFonts w:ascii="Consolas" w:hAnsi="Consolas" w:cs="Consolas"/>
          <w:color w:val="000000"/>
          <w:sz w:val="24"/>
          <w:szCs w:val="24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CD5FBBF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="film-director"&gt;</w:t>
      </w:r>
    </w:p>
    <w:p w14:paraId="6827C658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item.Genre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8F116D4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4059C55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64B3022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D827E9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="film-button"&gt;</w:t>
      </w:r>
    </w:p>
    <w:p w14:paraId="323F3276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сеансам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"FilmInfo"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id = @item.FilmID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3D7F96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62CD2B67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407088C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4CDFE5E9" w14:textId="77777777" w:rsidR="006D7E12" w:rsidRPr="007959AD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35ED99E4" w14:textId="53E5D588" w:rsidR="006D7E12" w:rsidRDefault="006D7E12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3D9FB1" w14:textId="2521D7FD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67B9E3" w14:textId="0C52FD0E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C2AF6A" w14:textId="55D0719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A27FE7" w14:textId="4D1196C9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D27D01" w14:textId="44125CFD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8636A5" w14:textId="7B13EDDE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9950D0" w14:textId="34E6C16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956A20" w14:textId="7B0F9ED1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4CBE0D" w14:textId="77F327CA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4A5FBA" w14:textId="2F009791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3737C" w14:textId="1E42D5F2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67910" w14:textId="46E8639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414556" w14:textId="1A87A282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720734" w14:textId="57FFCD45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72C3E9" w14:textId="3DDA3A89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8047687" w14:textId="6F3B7289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A5EF59" w14:textId="2060EAE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204C0D" w14:textId="092F9F96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09FFF5" w14:textId="122F2FA0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42B6F0" w14:textId="77777777" w:rsidR="007959AD" w:rsidRDefault="007959AD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AD04D5" w14:textId="77777777" w:rsidR="004B621A" w:rsidRDefault="004B621A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B65497" w14:textId="109DCEFE" w:rsidR="00ED10FC" w:rsidRPr="00ED10FC" w:rsidRDefault="00ED10FC" w:rsidP="006D7E1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страницы с информацией о фильме:</w:t>
      </w:r>
    </w:p>
    <w:p w14:paraId="79DDB7CA" w14:textId="77777777" w:rsidR="00ED10FC" w:rsidRDefault="00ED10FC" w:rsidP="006D7E1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C3E08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638A978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ViewBag.Title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"FilmInfo"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0398AA35" w14:textId="322F142A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12C6568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="film-area"&gt;</w:t>
      </w:r>
    </w:p>
    <w:p w14:paraId="5DF3018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="image"&gt;</w:t>
      </w:r>
    </w:p>
    <w:p w14:paraId="4E8EEC5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="~/Content/img/films.img/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Model.Film.FilmImage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="Alternate Text"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5C0CA97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CCDB2A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="info"&gt;</w:t>
      </w:r>
    </w:p>
    <w:p w14:paraId="2A4BF05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="label"&gt;</w:t>
      </w:r>
    </w:p>
    <w:p w14:paraId="3E4FDF4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Model.Film.FilmName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936281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DAD177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="info-table"&gt;</w:t>
      </w:r>
    </w:p>
    <w:p w14:paraId="046A9FB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Год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выхода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Model.Film.ReleaseYear.ToString(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"dd/MM/yyyy"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97D83F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Режиссер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Model.Film.Director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F3BC6A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Длительность фильма: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Model.Film.Duration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234122E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Жанр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Model.Film.Genre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4E3D14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Рейтинг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(IMDb):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Model.Film.Rating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2E06BD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695987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828FB02" w14:textId="79E7519F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0732792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="seances-area"&gt;</w:t>
      </w:r>
    </w:p>
    <w:p w14:paraId="365ECFE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(Model.Seances.Count == 0)</w:t>
      </w:r>
    </w:p>
    <w:p w14:paraId="6E5B42C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3E1DFFBF" w14:textId="77777777" w:rsidR="00ED10FC" w:rsidRPr="00AE1787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AE1787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AE17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AE1787">
        <w:rPr>
          <w:rFonts w:ascii="Consolas" w:hAnsi="Consolas" w:cs="Consolas"/>
          <w:color w:val="0000FF"/>
          <w:sz w:val="24"/>
          <w:szCs w:val="24"/>
        </w:rPr>
        <w:t>="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no</w:t>
      </w:r>
      <w:r w:rsidRPr="00AE1787">
        <w:rPr>
          <w:rFonts w:ascii="Consolas" w:hAnsi="Consolas" w:cs="Consolas"/>
          <w:color w:val="0000FF"/>
          <w:sz w:val="24"/>
          <w:szCs w:val="24"/>
        </w:rPr>
        <w:t>-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seances</w:t>
      </w:r>
      <w:r w:rsidRPr="00AE1787">
        <w:rPr>
          <w:rFonts w:ascii="Consolas" w:hAnsi="Consolas" w:cs="Consolas"/>
          <w:color w:val="0000FF"/>
          <w:sz w:val="24"/>
          <w:szCs w:val="24"/>
        </w:rPr>
        <w:t>"&gt;</w:t>
      </w:r>
      <w:r w:rsidRPr="007959AD">
        <w:rPr>
          <w:rFonts w:ascii="Consolas" w:hAnsi="Consolas" w:cs="Consolas"/>
          <w:color w:val="000000"/>
          <w:sz w:val="24"/>
          <w:szCs w:val="24"/>
        </w:rPr>
        <w:t>На</w:t>
      </w:r>
      <w:r w:rsidRPr="00AE17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данные</w:t>
      </w:r>
      <w:r w:rsidRPr="00AE17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фильм</w:t>
      </w:r>
      <w:r w:rsidRPr="00AE17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сеансов</w:t>
      </w:r>
      <w:r w:rsidRPr="00AE1787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нет</w:t>
      </w:r>
      <w:r w:rsidRPr="00AE1787">
        <w:rPr>
          <w:rFonts w:ascii="Consolas" w:hAnsi="Consolas" w:cs="Consolas"/>
          <w:color w:val="000000"/>
          <w:sz w:val="24"/>
          <w:szCs w:val="24"/>
        </w:rPr>
        <w:t>!</w:t>
      </w:r>
      <w:r w:rsidRPr="00AE1787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AE1787">
        <w:rPr>
          <w:rFonts w:ascii="Consolas" w:hAnsi="Consolas" w:cs="Consolas"/>
          <w:color w:val="0000FF"/>
          <w:sz w:val="24"/>
          <w:szCs w:val="24"/>
        </w:rPr>
        <w:t>&gt;</w:t>
      </w:r>
    </w:p>
    <w:p w14:paraId="1FE91D6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AE1787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</w:p>
    <w:p w14:paraId="4D1AACA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35F26A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="seance-general-label"&gt;</w:t>
      </w:r>
    </w:p>
    <w:p w14:paraId="445B1BF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Расписание сеансов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64D25F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8B5DD3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43F3EC8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seance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Model.Seances)</w:t>
      </w:r>
    </w:p>
    <w:p w14:paraId="7FC5F2A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67FBA57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="seance-item"&gt;</w:t>
      </w:r>
    </w:p>
    <w:p w14:paraId="3C06F51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="seance-time"&gt;</w:t>
      </w:r>
    </w:p>
    <w:p w14:paraId="71F50B5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seance.ShowTime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0C09A8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7F47D5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="seance-button"&gt;</w:t>
      </w:r>
    </w:p>
    <w:p w14:paraId="59784B3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Html.ActionLink(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A31515"/>
          <w:sz w:val="24"/>
          <w:szCs w:val="24"/>
        </w:rPr>
        <w:t>Перейти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к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A31515"/>
          <w:sz w:val="24"/>
          <w:szCs w:val="24"/>
        </w:rPr>
        <w:t>сеансу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"SeanceSeats"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"Home"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id = @seance.SeanceId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new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 @class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</w:t>
      </w:r>
    </w:p>
    <w:p w14:paraId="76EA5F0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184DB9B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8DB41B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}</w:t>
      </w:r>
    </w:p>
    <w:p w14:paraId="683EE67D" w14:textId="231A316C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20413A01" w14:textId="6560419F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ED10FC">
        <w:rPr>
          <w:rFonts w:ascii="Times New Roman" w:hAnsi="Times New Roman" w:cs="Times New Roman"/>
          <w:sz w:val="28"/>
          <w:szCs w:val="28"/>
        </w:rPr>
        <w:lastRenderedPageBreak/>
        <w:t>Код страницы выбранного сеанса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8C250E5" w14:textId="77777777" w:rsidR="00ED10FC" w:rsidRP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577E73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using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Newtonsoft</w:t>
      </w:r>
      <w:r w:rsidRPr="007959AD">
        <w:rPr>
          <w:rFonts w:ascii="Consolas" w:hAnsi="Consolas" w:cs="Consolas"/>
          <w:color w:val="000000"/>
          <w:sz w:val="24"/>
          <w:szCs w:val="24"/>
        </w:rPr>
        <w:t>.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Json</w:t>
      </w:r>
      <w:r w:rsidRPr="007959AD">
        <w:rPr>
          <w:rFonts w:ascii="Consolas" w:hAnsi="Consolas" w:cs="Consolas"/>
          <w:color w:val="000000"/>
          <w:sz w:val="24"/>
          <w:szCs w:val="24"/>
        </w:rPr>
        <w:t>;</w:t>
      </w:r>
    </w:p>
    <w:p w14:paraId="53EF3B4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@{</w:t>
      </w:r>
    </w:p>
    <w:p w14:paraId="1BC1A8A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ViewBag.Title =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"SeanceSeats"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6F70A9D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}</w:t>
      </w:r>
    </w:p>
    <w:p w14:paraId="502FC73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3FB430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6946610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lockedSeats = [];</w:t>
      </w:r>
    </w:p>
    <w:p w14:paraId="4C04C69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selectedTickets = [];</w:t>
      </w:r>
    </w:p>
    <w:p w14:paraId="6E44986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ticketCost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Model.Seance.TicketCost;</w:t>
      </w:r>
    </w:p>
    <w:p w14:paraId="58969A2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seanceId =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Model.Seance.SeanceId;</w:t>
      </w:r>
    </w:p>
    <w:p w14:paraId="24A5A19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seatPlace;</w:t>
      </w:r>
    </w:p>
    <w:p w14:paraId="0133FCC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let ticketsOrdered;</w:t>
      </w:r>
    </w:p>
    <w:p w14:paraId="42748A7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LockSeats(row, seat) {</w:t>
      </w:r>
    </w:p>
    <w:p w14:paraId="0BF02DC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let str = row + '-' + seat;</w:t>
      </w:r>
    </w:p>
    <w:p w14:paraId="1819F67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seat = document.querySelector(`img[alt = "${str}"]`);</w:t>
      </w:r>
    </w:p>
    <w:p w14:paraId="37117A7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$(seat).css({ 'opacity': 1, 'cursor': 'default' });</w:t>
      </w:r>
    </w:p>
    <w:p w14:paraId="3494006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lockedSeats.push(str);</w:t>
      </w:r>
    </w:p>
    <w:p w14:paraId="2CE0026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28C7F4F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1A0E7F2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="seance-info"&gt;</w:t>
      </w:r>
    </w:p>
    <w:p w14:paraId="392FDA1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Время показа: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Model.Seance.ShowTime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7BCDD08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Номер зала: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Model.Holl.HollID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21C5019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(Model.Holl.TdEnable)</w:t>
      </w:r>
    </w:p>
    <w:p w14:paraId="1DDBBD9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</w:rPr>
        <w:t>Сеанс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3D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}</w:t>
      </w:r>
    </w:p>
    <w:p w14:paraId="12048C9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style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text-decoration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underline"&gt;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Model.Seance.AgeRating +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3915A2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Стоимость билета: </w:t>
      </w:r>
      <w:r w:rsidRPr="007959AD">
        <w:rPr>
          <w:rFonts w:ascii="Consolas" w:hAnsi="Consolas" w:cs="Consolas"/>
          <w:color w:val="FF0000"/>
          <w:sz w:val="24"/>
          <w:szCs w:val="24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</w:rPr>
        <w:t>@</w:t>
      </w:r>
      <w:r w:rsidRPr="007959AD">
        <w:rPr>
          <w:rFonts w:ascii="Consolas" w:hAnsi="Consolas" w:cs="Consolas"/>
          <w:color w:val="000000"/>
          <w:sz w:val="24"/>
          <w:szCs w:val="24"/>
        </w:rPr>
        <w:t>Model.Seance.TicketCost рублей</w:t>
      </w: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</w:p>
    <w:p w14:paraId="0A3DB02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B9C151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2DE231C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="seats-handler"&gt;</w:t>
      </w:r>
    </w:p>
    <w:p w14:paraId="599B92A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Количество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выбранных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мест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="seats-count"&gt;&lt;/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055ECD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Общая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стоимость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&amp;nbsp;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="ticket-cost"&gt;&lt;/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span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3B6B6AE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disabled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>Заказать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00"/>
          <w:sz w:val="24"/>
          <w:szCs w:val="24"/>
        </w:rPr>
        <w:t>билеты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button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22F0798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E74166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="seats-area"&gt;</w:t>
      </w:r>
    </w:p>
    <w:p w14:paraId="468D254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Model.Holl.RowNumber; i++)</w:t>
      </w:r>
    </w:p>
    <w:p w14:paraId="2FDBA19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17D3937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="seat-row"&gt;</w:t>
      </w:r>
    </w:p>
    <w:p w14:paraId="2ACD4C7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j = 0; j &lt; Model.Holl.SeatNumber; j++)</w:t>
      </w:r>
    </w:p>
    <w:p w14:paraId="20FB645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{</w:t>
      </w:r>
    </w:p>
    <w:p w14:paraId="674477A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="seat"&gt;</w:t>
      </w:r>
    </w:p>
    <w:p w14:paraId="48AE2D2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img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src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="~/Content/img/seat.svg"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alt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i+1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-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j+1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/&gt;</w:t>
      </w:r>
    </w:p>
    <w:p w14:paraId="5D07574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DAC59B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57FBC02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006F12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555D66D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7B3F16A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div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7959AD">
        <w:rPr>
          <w:rFonts w:ascii="Consolas" w:hAnsi="Consolas" w:cs="Consolas"/>
          <w:color w:val="FF0000"/>
          <w:sz w:val="24"/>
          <w:szCs w:val="24"/>
          <w:lang w:val="en-US"/>
        </w:rPr>
        <w:t>class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="script-area"&gt;</w:t>
      </w:r>
    </w:p>
    <w:p w14:paraId="3E54E89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foreach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(var ticket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Model.Tickets)</w:t>
      </w:r>
    </w:p>
    <w:p w14:paraId="5A6D019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{</w:t>
      </w:r>
    </w:p>
    <w:p w14:paraId="22E2D1E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ticket.RowNumber;</w:t>
      </w:r>
    </w:p>
    <w:p w14:paraId="729C434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int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ticket.SeatNumber;</w:t>
      </w:r>
    </w:p>
    <w:p w14:paraId="6FCE780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5EE0627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LockSeats(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row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@(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seat</w:t>
      </w:r>
      <w:r w:rsidRPr="007959AD">
        <w:rPr>
          <w:rFonts w:ascii="Consolas" w:hAnsi="Consolas" w:cs="Consolas"/>
          <w:color w:val="000000"/>
          <w:sz w:val="24"/>
          <w:szCs w:val="24"/>
          <w:highlight w:val="yellow"/>
          <w:lang w:val="en-US"/>
        </w:rPr>
        <w:t>)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612E3DA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  <w:lang w:val="en-US"/>
        </w:rPr>
        <w:t>script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&gt;</w:t>
      </w:r>
    </w:p>
    <w:p w14:paraId="46011CD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33BD56A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FF"/>
          <w:sz w:val="24"/>
          <w:szCs w:val="24"/>
        </w:rPr>
        <w:t>&lt;/</w:t>
      </w:r>
      <w:r w:rsidRPr="007959AD">
        <w:rPr>
          <w:rFonts w:ascii="Consolas" w:hAnsi="Consolas" w:cs="Consolas"/>
          <w:color w:val="800000"/>
          <w:sz w:val="24"/>
          <w:szCs w:val="24"/>
        </w:rPr>
        <w:t>div</w:t>
      </w:r>
      <w:r w:rsidRPr="007959AD">
        <w:rPr>
          <w:rFonts w:ascii="Consolas" w:hAnsi="Consolas" w:cs="Consolas"/>
          <w:color w:val="0000FF"/>
          <w:sz w:val="24"/>
          <w:szCs w:val="24"/>
        </w:rPr>
        <w:t>&gt;</w:t>
      </w:r>
      <w:r w:rsidRPr="007959AD">
        <w:rPr>
          <w:rFonts w:ascii="Consolas" w:hAnsi="Consolas" w:cs="Consolas"/>
          <w:color w:val="000000"/>
          <w:sz w:val="24"/>
          <w:szCs w:val="24"/>
        </w:rPr>
        <w:t xml:space="preserve"> </w:t>
      </w:r>
    </w:p>
    <w:p w14:paraId="1D4E4DB2" w14:textId="13057C5E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</w:p>
    <w:p w14:paraId="5480ECB3" w14:textId="6D3399D4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A14FE0" w14:textId="7F5D8989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723D16" w14:textId="77777777" w:rsidR="004B621A" w:rsidRDefault="004B621A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20052A" w14:textId="67687648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0BFEB6" w14:textId="0B796427" w:rsid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ED10FC"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>файла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Pr="00ED10FC">
        <w:rPr>
          <w:rFonts w:ascii="Times New Roman" w:hAnsi="Times New Roman" w:cs="Times New Roman"/>
          <w:color w:val="000000"/>
          <w:sz w:val="28"/>
          <w:szCs w:val="28"/>
          <w:lang w:val="en-US"/>
        </w:rPr>
        <w:t>Script.js</w:t>
      </w:r>
      <w:r w:rsidRPr="00ED10FC">
        <w:rPr>
          <w:rFonts w:ascii="Times New Roman" w:hAnsi="Times New Roman" w:cs="Times New Roman"/>
          <w:color w:val="000000"/>
          <w:sz w:val="28"/>
          <w:szCs w:val="28"/>
        </w:rPr>
        <w:t>»:</w:t>
      </w:r>
    </w:p>
    <w:p w14:paraId="4B03D408" w14:textId="77777777" w:rsidR="00ED10FC" w:rsidRPr="00ED10FC" w:rsidRDefault="00ED10FC" w:rsidP="00ED10F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FE9235E" w14:textId="742BBD59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$(document).ready(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2DFED0F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).hover(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23A2C13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).css(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'underline'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5DBF52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525901F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).siblings(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'.seance-time'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).css(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'text-decoration'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BADDD1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18078C3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749A805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663AF84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seatPlace =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'img'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).attr(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'alt'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F529D5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row = seatPlace.split(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)[0];</w:t>
      </w:r>
    </w:p>
    <w:p w14:paraId="1F6A261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seat = seatPlace.split(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)[1];</w:t>
      </w:r>
    </w:p>
    <w:p w14:paraId="4644D96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5A5577C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(lockedSeats.indexOf(row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 != -1) {</w:t>
      </w:r>
    </w:p>
    <w:p w14:paraId="1BE1A11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return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;</w:t>
      </w:r>
    </w:p>
    <w:p w14:paraId="39EE540A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71AC53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(selectedTickets.indexOf(row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 != -1) {</w:t>
      </w:r>
    </w:p>
    <w:p w14:paraId="290BE68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selectedTickets.splice(selectedTickets.indexOf(row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seat), 1);</w:t>
      </w:r>
    </w:p>
    <w:p w14:paraId="4897C14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</w:p>
    <w:p w14:paraId="00DF954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'img'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).css({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'none'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.4 });</w:t>
      </w:r>
    </w:p>
    <w:p w14:paraId="1C6E39E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4BB12C5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this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).children(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'img'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).css({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'outline'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'3px solid #5c6b7f'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: 1 });</w:t>
      </w:r>
    </w:p>
    <w:p w14:paraId="66FED28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selectedTickets.push(row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seat);</w:t>
      </w:r>
    </w:p>
    <w:p w14:paraId="58DF106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00863D2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drawTicketInfo();</w:t>
      </w:r>
    </w:p>
    <w:p w14:paraId="38E5D2C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lastRenderedPageBreak/>
        <w:t xml:space="preserve">    });</w:t>
      </w:r>
    </w:p>
    <w:p w14:paraId="63D4A1B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drawTicketInfo() {</w:t>
      </w:r>
    </w:p>
    <w:p w14:paraId="6F4CEB5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if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(selectedTickets.length &gt; 0) {</w:t>
      </w:r>
    </w:p>
    <w:p w14:paraId="74ECED6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).text(selectedTickets.length);</w:t>
      </w:r>
    </w:p>
    <w:p w14:paraId="405C53D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).text(selectedTickets.length * ticketCost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 xml:space="preserve">' </w:t>
      </w:r>
      <w:r w:rsidRPr="007959AD">
        <w:rPr>
          <w:rFonts w:ascii="Consolas" w:hAnsi="Consolas" w:cs="Consolas"/>
          <w:color w:val="A31515"/>
          <w:sz w:val="24"/>
          <w:szCs w:val="24"/>
        </w:rPr>
        <w:t>рублей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310A688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false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7759E18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).css({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1,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'pointer'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4E2EF9D9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7B33DE0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else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{</w:t>
      </w:r>
    </w:p>
    <w:p w14:paraId="0FD8ED50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'.seats-count'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1014CFD6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'.ticket-cost'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).text(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975F9F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).prop(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'disabled'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true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);</w:t>
      </w:r>
    </w:p>
    <w:p w14:paraId="0E026B0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'.seats-handler &gt; div &gt; button'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).css({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'opacity'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.5,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'cursor'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'default'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});</w:t>
      </w:r>
    </w:p>
    <w:p w14:paraId="0DD14C5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316A095C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</w:t>
      </w:r>
    </w:p>
    <w:p w14:paraId="4BF5D5E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$(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".seats-handler button"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).on(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"click"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, ticketOrdered =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311BE3B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dataRow = [];</w:t>
      </w:r>
    </w:p>
    <w:p w14:paraId="15FB0945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for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var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i = 0; i &lt; selectedTickets.length; i++) {</w:t>
      </w:r>
    </w:p>
    <w:p w14:paraId="5A9F5B3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dataRow.push(seanceId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selectedTickets[i] +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'-'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+ ticketCost);</w:t>
      </w:r>
    </w:p>
    <w:p w14:paraId="2E7BC4FF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</w:t>
      </w:r>
    </w:p>
    <w:p w14:paraId="5D4126F4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let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data = JSON.stringify(dataRow);</w:t>
      </w:r>
    </w:p>
    <w:p w14:paraId="278040F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$.ajax({</w:t>
      </w:r>
    </w:p>
    <w:p w14:paraId="7E4869B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url: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"../CreateTickets"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3B0D721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type: </w:t>
      </w:r>
      <w:r w:rsidRPr="007959AD">
        <w:rPr>
          <w:rFonts w:ascii="Consolas" w:hAnsi="Consolas" w:cs="Consolas"/>
          <w:color w:val="A31515"/>
          <w:sz w:val="24"/>
          <w:szCs w:val="24"/>
          <w:lang w:val="en-US"/>
        </w:rPr>
        <w:t>"POST"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>,</w:t>
      </w:r>
    </w:p>
    <w:p w14:paraId="0DDED511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data: { tickets: data },</w:t>
      </w:r>
    </w:p>
    <w:p w14:paraId="38A0B88E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success: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08D4EF1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ShowOrdered();</w:t>
      </w:r>
    </w:p>
    <w:p w14:paraId="6BE4EE1D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</w:t>
      </w:r>
      <w:r w:rsidRPr="007959AD">
        <w:rPr>
          <w:rFonts w:ascii="Consolas" w:hAnsi="Consolas" w:cs="Consolas"/>
          <w:color w:val="008000"/>
          <w:sz w:val="24"/>
          <w:szCs w:val="24"/>
          <w:lang w:val="en-US"/>
        </w:rPr>
        <w:t>//window.location = "../Index";</w:t>
      </w:r>
    </w:p>
    <w:p w14:paraId="488FC78B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}, </w:t>
      </w:r>
    </w:p>
    <w:p w14:paraId="4EE706D2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error: </w:t>
      </w:r>
      <w:r w:rsidRPr="007959AD">
        <w:rPr>
          <w:rFonts w:ascii="Consolas" w:hAnsi="Consolas" w:cs="Consolas"/>
          <w:color w:val="0000FF"/>
          <w:sz w:val="24"/>
          <w:szCs w:val="24"/>
          <w:lang w:val="en-US"/>
        </w:rPr>
        <w:t>function</w:t>
      </w: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() {</w:t>
      </w:r>
    </w:p>
    <w:p w14:paraId="0FFD92A3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    console.log(data);</w:t>
      </w:r>
    </w:p>
    <w:p w14:paraId="0DEF43B8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    }</w:t>
      </w:r>
    </w:p>
    <w:p w14:paraId="2F05AEC7" w14:textId="77777777" w:rsidR="00ED10FC" w:rsidRPr="007959AD" w:rsidRDefault="00ED10FC" w:rsidP="00ED10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});</w:t>
      </w:r>
    </w:p>
    <w:p w14:paraId="6D164585" w14:textId="1C14935A" w:rsidR="004B621A" w:rsidRPr="007959AD" w:rsidRDefault="00ED10FC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});</w:t>
      </w:r>
    </w:p>
    <w:p w14:paraId="0A75FDB9" w14:textId="77777777" w:rsidR="004B621A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function ShowOrdered() {</w:t>
      </w:r>
    </w:p>
    <w:p w14:paraId="6B93662A" w14:textId="77777777" w:rsidR="004B621A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$('.wrapper').css('z-index', -1);</w:t>
      </w:r>
    </w:p>
    <w:p w14:paraId="10C34FCC" w14:textId="77777777" w:rsidR="004B621A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    $('.ordered-active').css('visibility', 'visible');</w:t>
      </w:r>
    </w:p>
    <w:p w14:paraId="2FD90660" w14:textId="77777777" w:rsidR="004B621A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  <w:lang w:val="en-US"/>
        </w:rPr>
        <w:t xml:space="preserve">    </w:t>
      </w:r>
      <w:r w:rsidRPr="007959AD">
        <w:rPr>
          <w:rFonts w:ascii="Consolas" w:hAnsi="Consolas" w:cs="Consolas"/>
          <w:color w:val="000000"/>
          <w:sz w:val="24"/>
          <w:szCs w:val="24"/>
        </w:rPr>
        <w:t>}</w:t>
      </w:r>
    </w:p>
    <w:p w14:paraId="2D8E92A1" w14:textId="33D64C5E" w:rsidR="00ED10FC" w:rsidRPr="007959AD" w:rsidRDefault="004B621A" w:rsidP="004B62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</w:rPr>
      </w:pPr>
      <w:r w:rsidRPr="007959AD">
        <w:rPr>
          <w:rFonts w:ascii="Consolas" w:hAnsi="Consolas" w:cs="Consolas"/>
          <w:color w:val="000000"/>
          <w:sz w:val="24"/>
          <w:szCs w:val="24"/>
        </w:rPr>
        <w:t>});</w:t>
      </w:r>
    </w:p>
    <w:sectPr w:rsidR="00ED10FC" w:rsidRPr="007959AD" w:rsidSect="00E91A06">
      <w:footerReference w:type="default" r:id="rId6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2639E" w14:textId="77777777" w:rsidR="00A93FA5" w:rsidRDefault="00A93FA5" w:rsidP="008D55B7">
      <w:pPr>
        <w:spacing w:after="0" w:line="240" w:lineRule="auto"/>
      </w:pPr>
      <w:r>
        <w:separator/>
      </w:r>
    </w:p>
  </w:endnote>
  <w:endnote w:type="continuationSeparator" w:id="0">
    <w:p w14:paraId="7843A300" w14:textId="77777777" w:rsidR="00A93FA5" w:rsidRDefault="00A93FA5" w:rsidP="008D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1160737"/>
      <w:docPartObj>
        <w:docPartGallery w:val="Page Numbers (Bottom of Page)"/>
        <w:docPartUnique/>
      </w:docPartObj>
    </w:sdtPr>
    <w:sdtEndPr/>
    <w:sdtContent>
      <w:p w14:paraId="4BF46FB0" w14:textId="36792C0D" w:rsidR="008D55B7" w:rsidRDefault="008D55B7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A4A51AF" w14:textId="77777777" w:rsidR="008D55B7" w:rsidRDefault="008D55B7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B04D43" w14:textId="77777777" w:rsidR="00A93FA5" w:rsidRDefault="00A93FA5" w:rsidP="008D55B7">
      <w:pPr>
        <w:spacing w:after="0" w:line="240" w:lineRule="auto"/>
      </w:pPr>
      <w:r>
        <w:separator/>
      </w:r>
    </w:p>
  </w:footnote>
  <w:footnote w:type="continuationSeparator" w:id="0">
    <w:p w14:paraId="169E6713" w14:textId="77777777" w:rsidR="00A93FA5" w:rsidRDefault="00A93FA5" w:rsidP="008D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B473D"/>
    <w:multiLevelType w:val="hybridMultilevel"/>
    <w:tmpl w:val="5B22C3C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9413076"/>
    <w:multiLevelType w:val="hybridMultilevel"/>
    <w:tmpl w:val="36FCCF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C176F"/>
    <w:multiLevelType w:val="hybridMultilevel"/>
    <w:tmpl w:val="E116B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AD1777"/>
    <w:multiLevelType w:val="hybridMultilevel"/>
    <w:tmpl w:val="AF721F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17EB2"/>
    <w:multiLevelType w:val="hybridMultilevel"/>
    <w:tmpl w:val="62061F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A254F7"/>
    <w:multiLevelType w:val="hybridMultilevel"/>
    <w:tmpl w:val="9C7E08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BD90A48"/>
    <w:multiLevelType w:val="hybridMultilevel"/>
    <w:tmpl w:val="E3F48ECE"/>
    <w:lvl w:ilvl="0" w:tplc="10DC155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1CEA77B4"/>
    <w:multiLevelType w:val="hybridMultilevel"/>
    <w:tmpl w:val="25EA07A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F5913"/>
    <w:multiLevelType w:val="multilevel"/>
    <w:tmpl w:val="4112A42C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1224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9" w15:restartNumberingAfterBreak="0">
    <w:nsid w:val="1F7D3D61"/>
    <w:multiLevelType w:val="hybridMultilevel"/>
    <w:tmpl w:val="D7D21C7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1D3BDF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230E1B73"/>
    <w:multiLevelType w:val="hybridMultilevel"/>
    <w:tmpl w:val="5EA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817AC"/>
    <w:multiLevelType w:val="hybridMultilevel"/>
    <w:tmpl w:val="AAA2A714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13" w15:restartNumberingAfterBreak="0">
    <w:nsid w:val="26BD4BB0"/>
    <w:multiLevelType w:val="hybridMultilevel"/>
    <w:tmpl w:val="AEB2899E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7B5159"/>
    <w:multiLevelType w:val="hybridMultilevel"/>
    <w:tmpl w:val="93F0DAAA"/>
    <w:lvl w:ilvl="0" w:tplc="492EBDE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2C4F096A"/>
    <w:multiLevelType w:val="hybridMultilevel"/>
    <w:tmpl w:val="8D94FC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0D497D"/>
    <w:multiLevelType w:val="hybridMultilevel"/>
    <w:tmpl w:val="5492B9EC"/>
    <w:lvl w:ilvl="0" w:tplc="4B5A38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2F3D643F"/>
    <w:multiLevelType w:val="hybridMultilevel"/>
    <w:tmpl w:val="F8C0A7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F0447C"/>
    <w:multiLevelType w:val="hybridMultilevel"/>
    <w:tmpl w:val="105CD9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B6160"/>
    <w:multiLevelType w:val="hybridMultilevel"/>
    <w:tmpl w:val="ACFCC8C6"/>
    <w:lvl w:ilvl="0" w:tplc="2A4C16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8EA1E5A"/>
    <w:multiLevelType w:val="hybridMultilevel"/>
    <w:tmpl w:val="1740717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00333D"/>
    <w:multiLevelType w:val="hybridMultilevel"/>
    <w:tmpl w:val="BEA42330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057395"/>
    <w:multiLevelType w:val="hybridMultilevel"/>
    <w:tmpl w:val="EAEC1DCA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6E4F4D"/>
    <w:multiLevelType w:val="hybridMultilevel"/>
    <w:tmpl w:val="FEE6705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836B42"/>
    <w:multiLevelType w:val="hybridMultilevel"/>
    <w:tmpl w:val="C66CA7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F65B2D"/>
    <w:multiLevelType w:val="hybridMultilevel"/>
    <w:tmpl w:val="2AE647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7829B4"/>
    <w:multiLevelType w:val="hybridMultilevel"/>
    <w:tmpl w:val="142C23A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3167EF"/>
    <w:multiLevelType w:val="hybridMultilevel"/>
    <w:tmpl w:val="032E6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49B35EE"/>
    <w:multiLevelType w:val="hybridMultilevel"/>
    <w:tmpl w:val="026684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A7A7A34"/>
    <w:multiLevelType w:val="hybridMultilevel"/>
    <w:tmpl w:val="381A85C0"/>
    <w:lvl w:ilvl="0" w:tplc="581457A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0" w15:restartNumberingAfterBreak="0">
    <w:nsid w:val="4D8944D4"/>
    <w:multiLevelType w:val="hybridMultilevel"/>
    <w:tmpl w:val="536E0A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945C9"/>
    <w:multiLevelType w:val="hybridMultilevel"/>
    <w:tmpl w:val="7A906FE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8E7824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3" w15:restartNumberingAfterBreak="0">
    <w:nsid w:val="52C8163D"/>
    <w:multiLevelType w:val="hybridMultilevel"/>
    <w:tmpl w:val="C0446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61417AA"/>
    <w:multiLevelType w:val="multilevel"/>
    <w:tmpl w:val="C478BF4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5" w:hanging="2160"/>
      </w:pPr>
      <w:rPr>
        <w:rFonts w:hint="default"/>
      </w:rPr>
    </w:lvl>
  </w:abstractNum>
  <w:abstractNum w:abstractNumId="35" w15:restartNumberingAfterBreak="0">
    <w:nsid w:val="595C6F4C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5B09441E"/>
    <w:multiLevelType w:val="hybridMultilevel"/>
    <w:tmpl w:val="A16C1D3A"/>
    <w:lvl w:ilvl="0" w:tplc="3118B38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7" w15:restartNumberingAfterBreak="0">
    <w:nsid w:val="5F353D5A"/>
    <w:multiLevelType w:val="hybridMultilevel"/>
    <w:tmpl w:val="05D4DA92"/>
    <w:lvl w:ilvl="0" w:tplc="3B40685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618861B3"/>
    <w:multiLevelType w:val="hybridMultilevel"/>
    <w:tmpl w:val="9C4466EC"/>
    <w:lvl w:ilvl="0" w:tplc="E57C4E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61AD770B"/>
    <w:multiLevelType w:val="hybridMultilevel"/>
    <w:tmpl w:val="D21AD78E"/>
    <w:lvl w:ilvl="0" w:tplc="8E4803C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63691254"/>
    <w:multiLevelType w:val="hybridMultilevel"/>
    <w:tmpl w:val="A3B603C0"/>
    <w:lvl w:ilvl="0" w:tplc="D97E432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3A44CAD"/>
    <w:multiLevelType w:val="hybridMultilevel"/>
    <w:tmpl w:val="347E2CF8"/>
    <w:lvl w:ilvl="0" w:tplc="2570A10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66731D48"/>
    <w:multiLevelType w:val="hybridMultilevel"/>
    <w:tmpl w:val="37B46750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CC3477"/>
    <w:multiLevelType w:val="hybridMultilevel"/>
    <w:tmpl w:val="E6804818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A657F80"/>
    <w:multiLevelType w:val="hybridMultilevel"/>
    <w:tmpl w:val="E0C227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6F7F6B"/>
    <w:multiLevelType w:val="hybridMultilevel"/>
    <w:tmpl w:val="63BA2D10"/>
    <w:lvl w:ilvl="0" w:tplc="0BDC327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6" w15:restartNumberingAfterBreak="0">
    <w:nsid w:val="6C136982"/>
    <w:multiLevelType w:val="hybridMultilevel"/>
    <w:tmpl w:val="AAF647F0"/>
    <w:lvl w:ilvl="0" w:tplc="47F4C0EC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7" w15:restartNumberingAfterBreak="0">
    <w:nsid w:val="6CC05AEB"/>
    <w:multiLevelType w:val="hybridMultilevel"/>
    <w:tmpl w:val="7EC24C96"/>
    <w:lvl w:ilvl="0" w:tplc="D97E432C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252959"/>
    <w:multiLevelType w:val="hybridMultilevel"/>
    <w:tmpl w:val="FD3A3C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62D5E2A"/>
    <w:multiLevelType w:val="hybridMultilevel"/>
    <w:tmpl w:val="74FEC13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0" w15:restartNumberingAfterBreak="0">
    <w:nsid w:val="7BAA05DD"/>
    <w:multiLevelType w:val="hybridMultilevel"/>
    <w:tmpl w:val="BB4CFF64"/>
    <w:lvl w:ilvl="0" w:tplc="65C49BE6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hAnsi="Courier New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CF519A7"/>
    <w:multiLevelType w:val="hybridMultilevel"/>
    <w:tmpl w:val="6B2A84F0"/>
    <w:lvl w:ilvl="0" w:tplc="23A6208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E541DE5"/>
    <w:multiLevelType w:val="hybridMultilevel"/>
    <w:tmpl w:val="0670714A"/>
    <w:lvl w:ilvl="0" w:tplc="D97E43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8"/>
  </w:num>
  <w:num w:numId="3">
    <w:abstractNumId w:val="49"/>
  </w:num>
  <w:num w:numId="4">
    <w:abstractNumId w:val="11"/>
  </w:num>
  <w:num w:numId="5">
    <w:abstractNumId w:val="3"/>
  </w:num>
  <w:num w:numId="6">
    <w:abstractNumId w:val="30"/>
  </w:num>
  <w:num w:numId="7">
    <w:abstractNumId w:val="27"/>
  </w:num>
  <w:num w:numId="8">
    <w:abstractNumId w:val="35"/>
  </w:num>
  <w:num w:numId="9">
    <w:abstractNumId w:val="10"/>
  </w:num>
  <w:num w:numId="10">
    <w:abstractNumId w:val="38"/>
  </w:num>
  <w:num w:numId="11">
    <w:abstractNumId w:val="6"/>
  </w:num>
  <w:num w:numId="12">
    <w:abstractNumId w:val="9"/>
  </w:num>
  <w:num w:numId="13">
    <w:abstractNumId w:val="47"/>
  </w:num>
  <w:num w:numId="14">
    <w:abstractNumId w:val="7"/>
  </w:num>
  <w:num w:numId="15">
    <w:abstractNumId w:val="12"/>
  </w:num>
  <w:num w:numId="16">
    <w:abstractNumId w:val="43"/>
  </w:num>
  <w:num w:numId="17">
    <w:abstractNumId w:val="22"/>
  </w:num>
  <w:num w:numId="18">
    <w:abstractNumId w:val="23"/>
  </w:num>
  <w:num w:numId="19">
    <w:abstractNumId w:val="26"/>
  </w:num>
  <w:num w:numId="20">
    <w:abstractNumId w:val="13"/>
  </w:num>
  <w:num w:numId="21">
    <w:abstractNumId w:val="20"/>
  </w:num>
  <w:num w:numId="22">
    <w:abstractNumId w:val="21"/>
  </w:num>
  <w:num w:numId="23">
    <w:abstractNumId w:val="14"/>
  </w:num>
  <w:num w:numId="24">
    <w:abstractNumId w:val="16"/>
  </w:num>
  <w:num w:numId="25">
    <w:abstractNumId w:val="39"/>
  </w:num>
  <w:num w:numId="26">
    <w:abstractNumId w:val="40"/>
  </w:num>
  <w:num w:numId="27">
    <w:abstractNumId w:val="5"/>
  </w:num>
  <w:num w:numId="28">
    <w:abstractNumId w:val="52"/>
  </w:num>
  <w:num w:numId="29">
    <w:abstractNumId w:val="42"/>
  </w:num>
  <w:num w:numId="30">
    <w:abstractNumId w:val="32"/>
  </w:num>
  <w:num w:numId="31">
    <w:abstractNumId w:val="34"/>
  </w:num>
  <w:num w:numId="32">
    <w:abstractNumId w:val="0"/>
  </w:num>
  <w:num w:numId="33">
    <w:abstractNumId w:val="15"/>
  </w:num>
  <w:num w:numId="34">
    <w:abstractNumId w:val="2"/>
  </w:num>
  <w:num w:numId="35">
    <w:abstractNumId w:val="1"/>
  </w:num>
  <w:num w:numId="36">
    <w:abstractNumId w:val="36"/>
  </w:num>
  <w:num w:numId="37">
    <w:abstractNumId w:val="31"/>
  </w:num>
  <w:num w:numId="38">
    <w:abstractNumId w:val="19"/>
  </w:num>
  <w:num w:numId="39">
    <w:abstractNumId w:val="46"/>
  </w:num>
  <w:num w:numId="40">
    <w:abstractNumId w:val="41"/>
  </w:num>
  <w:num w:numId="41">
    <w:abstractNumId w:val="51"/>
  </w:num>
  <w:num w:numId="42">
    <w:abstractNumId w:val="44"/>
  </w:num>
  <w:num w:numId="43">
    <w:abstractNumId w:val="45"/>
  </w:num>
  <w:num w:numId="44">
    <w:abstractNumId w:val="4"/>
  </w:num>
  <w:num w:numId="45">
    <w:abstractNumId w:val="33"/>
  </w:num>
  <w:num w:numId="46">
    <w:abstractNumId w:val="17"/>
  </w:num>
  <w:num w:numId="47">
    <w:abstractNumId w:val="29"/>
  </w:num>
  <w:num w:numId="48">
    <w:abstractNumId w:val="48"/>
  </w:num>
  <w:num w:numId="49">
    <w:abstractNumId w:val="24"/>
  </w:num>
  <w:num w:numId="50">
    <w:abstractNumId w:val="25"/>
  </w:num>
  <w:num w:numId="51">
    <w:abstractNumId w:val="37"/>
  </w:num>
  <w:num w:numId="52">
    <w:abstractNumId w:val="50"/>
  </w:num>
  <w:num w:numId="5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mitriy Kulakov">
    <w15:presenceInfo w15:providerId="Windows Live" w15:userId="9219e7c60bc5ca0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9"/>
    <w:rsid w:val="00021899"/>
    <w:rsid w:val="00067AC8"/>
    <w:rsid w:val="00081584"/>
    <w:rsid w:val="000B3693"/>
    <w:rsid w:val="000D40AD"/>
    <w:rsid w:val="000D510C"/>
    <w:rsid w:val="000E15AF"/>
    <w:rsid w:val="000E7A6E"/>
    <w:rsid w:val="00102CD9"/>
    <w:rsid w:val="001171E2"/>
    <w:rsid w:val="00161199"/>
    <w:rsid w:val="001731D8"/>
    <w:rsid w:val="001B23FA"/>
    <w:rsid w:val="001C615D"/>
    <w:rsid w:val="001D2AE2"/>
    <w:rsid w:val="001F7E5F"/>
    <w:rsid w:val="002006A9"/>
    <w:rsid w:val="0020222B"/>
    <w:rsid w:val="00204E7B"/>
    <w:rsid w:val="002130D7"/>
    <w:rsid w:val="0028630A"/>
    <w:rsid w:val="00292481"/>
    <w:rsid w:val="002A26B1"/>
    <w:rsid w:val="002A606D"/>
    <w:rsid w:val="002B12FA"/>
    <w:rsid w:val="002B3EF3"/>
    <w:rsid w:val="003114ED"/>
    <w:rsid w:val="0031176B"/>
    <w:rsid w:val="003378D2"/>
    <w:rsid w:val="003650F5"/>
    <w:rsid w:val="003678D8"/>
    <w:rsid w:val="00367A72"/>
    <w:rsid w:val="003D2A3A"/>
    <w:rsid w:val="003E6402"/>
    <w:rsid w:val="00432CEC"/>
    <w:rsid w:val="00434802"/>
    <w:rsid w:val="00477718"/>
    <w:rsid w:val="004858F9"/>
    <w:rsid w:val="004B621A"/>
    <w:rsid w:val="004D21F4"/>
    <w:rsid w:val="00505B47"/>
    <w:rsid w:val="005631F7"/>
    <w:rsid w:val="005B14D1"/>
    <w:rsid w:val="005B3F89"/>
    <w:rsid w:val="005F342A"/>
    <w:rsid w:val="005F36FA"/>
    <w:rsid w:val="0061341D"/>
    <w:rsid w:val="006162BB"/>
    <w:rsid w:val="006613A8"/>
    <w:rsid w:val="006B7ADC"/>
    <w:rsid w:val="006D2328"/>
    <w:rsid w:val="006D7E12"/>
    <w:rsid w:val="006E2E3D"/>
    <w:rsid w:val="00712E11"/>
    <w:rsid w:val="0073122A"/>
    <w:rsid w:val="00735995"/>
    <w:rsid w:val="007521F5"/>
    <w:rsid w:val="00754DD9"/>
    <w:rsid w:val="00756FE3"/>
    <w:rsid w:val="00776131"/>
    <w:rsid w:val="007959AD"/>
    <w:rsid w:val="007C1837"/>
    <w:rsid w:val="007C33BF"/>
    <w:rsid w:val="007D5760"/>
    <w:rsid w:val="00830897"/>
    <w:rsid w:val="0084388E"/>
    <w:rsid w:val="00894762"/>
    <w:rsid w:val="008B7D72"/>
    <w:rsid w:val="008D55B7"/>
    <w:rsid w:val="008E62F2"/>
    <w:rsid w:val="0090326E"/>
    <w:rsid w:val="00903646"/>
    <w:rsid w:val="00926408"/>
    <w:rsid w:val="0093396C"/>
    <w:rsid w:val="00953EE4"/>
    <w:rsid w:val="00963F04"/>
    <w:rsid w:val="009765F1"/>
    <w:rsid w:val="00984304"/>
    <w:rsid w:val="009A1F32"/>
    <w:rsid w:val="009A6287"/>
    <w:rsid w:val="009C09BC"/>
    <w:rsid w:val="009F358D"/>
    <w:rsid w:val="00A0386B"/>
    <w:rsid w:val="00A7727D"/>
    <w:rsid w:val="00A93FA5"/>
    <w:rsid w:val="00A96963"/>
    <w:rsid w:val="00AB03CF"/>
    <w:rsid w:val="00AC45BB"/>
    <w:rsid w:val="00AD69EC"/>
    <w:rsid w:val="00AE1787"/>
    <w:rsid w:val="00B218B8"/>
    <w:rsid w:val="00B50FBF"/>
    <w:rsid w:val="00B726F9"/>
    <w:rsid w:val="00B77870"/>
    <w:rsid w:val="00B77C69"/>
    <w:rsid w:val="00BA4E3D"/>
    <w:rsid w:val="00BA5C78"/>
    <w:rsid w:val="00BD65DE"/>
    <w:rsid w:val="00C43BFC"/>
    <w:rsid w:val="00C45FBD"/>
    <w:rsid w:val="00C46BDA"/>
    <w:rsid w:val="00C532BC"/>
    <w:rsid w:val="00C76547"/>
    <w:rsid w:val="00C9393D"/>
    <w:rsid w:val="00C94F2C"/>
    <w:rsid w:val="00CA175F"/>
    <w:rsid w:val="00CA5801"/>
    <w:rsid w:val="00CC13E2"/>
    <w:rsid w:val="00CE04F3"/>
    <w:rsid w:val="00CF0AD2"/>
    <w:rsid w:val="00D1784D"/>
    <w:rsid w:val="00D22D7F"/>
    <w:rsid w:val="00D57AD4"/>
    <w:rsid w:val="00D666D3"/>
    <w:rsid w:val="00D678E8"/>
    <w:rsid w:val="00D73F83"/>
    <w:rsid w:val="00DD2C79"/>
    <w:rsid w:val="00DE192A"/>
    <w:rsid w:val="00DF148A"/>
    <w:rsid w:val="00DF44ED"/>
    <w:rsid w:val="00E04FAC"/>
    <w:rsid w:val="00E22D19"/>
    <w:rsid w:val="00E51445"/>
    <w:rsid w:val="00E57FED"/>
    <w:rsid w:val="00E727DD"/>
    <w:rsid w:val="00E82683"/>
    <w:rsid w:val="00E91A06"/>
    <w:rsid w:val="00EB2DE1"/>
    <w:rsid w:val="00EB4E0A"/>
    <w:rsid w:val="00ED10FC"/>
    <w:rsid w:val="00EE1194"/>
    <w:rsid w:val="00EE6487"/>
    <w:rsid w:val="00F06D4C"/>
    <w:rsid w:val="00F34C18"/>
    <w:rsid w:val="00F53226"/>
    <w:rsid w:val="00F97102"/>
    <w:rsid w:val="00FB53A3"/>
    <w:rsid w:val="00FE02AB"/>
    <w:rsid w:val="00FF4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ECA6AC"/>
  <w15:chartTrackingRefBased/>
  <w15:docId w15:val="{D9075D24-AB8D-4840-9B6D-3A096C516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03C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3226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F53226"/>
  </w:style>
  <w:style w:type="paragraph" w:styleId="a5">
    <w:name w:val="Normal (Web)"/>
    <w:basedOn w:val="a"/>
    <w:uiPriority w:val="99"/>
    <w:unhideWhenUsed/>
    <w:rsid w:val="00C53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caption"/>
    <w:basedOn w:val="a"/>
    <w:next w:val="a"/>
    <w:uiPriority w:val="35"/>
    <w:semiHidden/>
    <w:unhideWhenUsed/>
    <w:qFormat/>
    <w:rsid w:val="00367A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Revision"/>
    <w:hidden/>
    <w:uiPriority w:val="99"/>
    <w:semiHidden/>
    <w:rsid w:val="00B218B8"/>
    <w:pPr>
      <w:spacing w:after="0" w:line="240" w:lineRule="auto"/>
    </w:pPr>
  </w:style>
  <w:style w:type="character" w:styleId="a8">
    <w:name w:val="Hyperlink"/>
    <w:basedOn w:val="a0"/>
    <w:uiPriority w:val="99"/>
    <w:semiHidden/>
    <w:unhideWhenUsed/>
    <w:rsid w:val="00067AC8"/>
    <w:rPr>
      <w:color w:val="0000FF"/>
      <w:u w:val="single"/>
    </w:rPr>
  </w:style>
  <w:style w:type="character" w:styleId="a9">
    <w:name w:val="Placeholder Text"/>
    <w:basedOn w:val="a0"/>
    <w:uiPriority w:val="99"/>
    <w:semiHidden/>
    <w:rsid w:val="00AD69EC"/>
    <w:rPr>
      <w:color w:val="808080"/>
    </w:rPr>
  </w:style>
  <w:style w:type="paragraph" w:styleId="aa">
    <w:name w:val="header"/>
    <w:basedOn w:val="a"/>
    <w:link w:val="ab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D55B7"/>
  </w:style>
  <w:style w:type="paragraph" w:styleId="ac">
    <w:name w:val="footer"/>
    <w:basedOn w:val="a"/>
    <w:link w:val="ad"/>
    <w:uiPriority w:val="99"/>
    <w:unhideWhenUsed/>
    <w:rsid w:val="008D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D55B7"/>
  </w:style>
  <w:style w:type="character" w:styleId="ae">
    <w:name w:val="annotation reference"/>
    <w:basedOn w:val="a0"/>
    <w:uiPriority w:val="99"/>
    <w:semiHidden/>
    <w:unhideWhenUsed/>
    <w:rsid w:val="00E727DD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E727DD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E727DD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E727DD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E727DD"/>
    <w:rPr>
      <w:b/>
      <w:bCs/>
      <w:sz w:val="20"/>
      <w:szCs w:val="20"/>
    </w:rPr>
  </w:style>
  <w:style w:type="paragraph" w:styleId="af3">
    <w:name w:val="Title"/>
    <w:basedOn w:val="a"/>
    <w:link w:val="af4"/>
    <w:uiPriority w:val="99"/>
    <w:qFormat/>
    <w:rsid w:val="00E91A06"/>
    <w:pPr>
      <w:spacing w:after="24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Заголовок Знак"/>
    <w:basedOn w:val="a0"/>
    <w:link w:val="af3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Body Text"/>
    <w:basedOn w:val="a"/>
    <w:link w:val="af6"/>
    <w:uiPriority w:val="99"/>
    <w:semiHidden/>
    <w:unhideWhenUsed/>
    <w:rsid w:val="00E91A06"/>
    <w:pPr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6">
    <w:name w:val="Основной текст Знак"/>
    <w:basedOn w:val="a0"/>
    <w:link w:val="af5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Body Text 2"/>
    <w:basedOn w:val="a"/>
    <w:link w:val="20"/>
    <w:uiPriority w:val="99"/>
    <w:unhideWhenUsed/>
    <w:rsid w:val="00E91A06"/>
    <w:pPr>
      <w:spacing w:before="240" w:after="120" w:line="240" w:lineRule="auto"/>
      <w:ind w:firstLine="55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Body Text Indent 2"/>
    <w:basedOn w:val="a"/>
    <w:link w:val="22"/>
    <w:uiPriority w:val="99"/>
    <w:semiHidden/>
    <w:unhideWhenUsed/>
    <w:rsid w:val="00E91A06"/>
    <w:pPr>
      <w:spacing w:after="0" w:line="240" w:lineRule="auto"/>
      <w:ind w:left="312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E91A06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6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66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2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3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6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2E713A-17DA-4D6C-AC5D-2635E4E876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2642</TotalTime>
  <Pages>83</Pages>
  <Words>11778</Words>
  <Characters>67135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Kulakov</dc:creator>
  <cp:keywords/>
  <dc:description/>
  <cp:lastModifiedBy>Dmitriy Kulakov</cp:lastModifiedBy>
  <cp:revision>44</cp:revision>
  <dcterms:created xsi:type="dcterms:W3CDTF">2021-05-12T13:09:00Z</dcterms:created>
  <dcterms:modified xsi:type="dcterms:W3CDTF">2021-06-30T07:38:00Z</dcterms:modified>
</cp:coreProperties>
</file>